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F4EF0">
      <w:pPr>
        <w:spacing w:line="360" w:lineRule="auto"/>
        <w:ind w:firstLine="482"/>
        <w:jc w:val="center"/>
        <w:rPr>
          <w:rFonts w:eastAsia="楷体_GB2312" w:cs="Times New Roman"/>
          <w:b/>
        </w:rPr>
      </w:pPr>
      <w:bookmarkStart w:id="0" w:name="_Hlk103095983"/>
      <w:bookmarkEnd w:id="0"/>
    </w:p>
    <w:p w14:paraId="38101F0E">
      <w:pPr>
        <w:spacing w:line="360" w:lineRule="auto"/>
        <w:ind w:firstLine="482"/>
        <w:jc w:val="center"/>
        <w:rPr>
          <w:rFonts w:eastAsia="楷体_GB2312" w:cs="Times New Roman"/>
          <w:b/>
        </w:rPr>
      </w:pPr>
    </w:p>
    <w:p w14:paraId="22A435CA">
      <w:pPr>
        <w:spacing w:line="360" w:lineRule="auto"/>
        <w:ind w:firstLine="482"/>
        <w:jc w:val="center"/>
        <w:rPr>
          <w:rFonts w:eastAsia="楷体_GB2312" w:cs="Times New Roman"/>
          <w:b/>
        </w:rPr>
      </w:pPr>
    </w:p>
    <w:p w14:paraId="1CFAF110">
      <w:pPr>
        <w:spacing w:line="360" w:lineRule="auto"/>
        <w:ind w:firstLine="0" w:firstLineChars="0"/>
        <w:jc w:val="center"/>
        <w:rPr>
          <w:rFonts w:eastAsia="楷体_GB2312" w:cs="Times New Roman"/>
          <w:b/>
        </w:rPr>
      </w:pPr>
      <w:r>
        <w:rPr>
          <w:rFonts w:cs="Times New Roman"/>
        </w:rPr>
        <w:drawing>
          <wp:inline distT="0" distB="0" distL="0" distR="0">
            <wp:extent cx="3761105" cy="787400"/>
            <wp:effectExtent l="0" t="0" r="0" b="0"/>
            <wp:docPr id="4" name="图片 4"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国科学院大学（横式）"/>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761105" cy="787400"/>
                    </a:xfrm>
                    <a:prstGeom prst="rect">
                      <a:avLst/>
                    </a:prstGeom>
                    <a:noFill/>
                    <a:ln>
                      <a:noFill/>
                    </a:ln>
                  </pic:spPr>
                </pic:pic>
              </a:graphicData>
            </a:graphic>
          </wp:inline>
        </w:drawing>
      </w:r>
    </w:p>
    <w:p w14:paraId="61FEA397">
      <w:pPr>
        <w:ind w:firstLine="1044"/>
        <w:jc w:val="center"/>
        <w:rPr>
          <w:rFonts w:eastAsia="黑体" w:cs="Times New Roman"/>
          <w:b/>
          <w:sz w:val="52"/>
          <w:szCs w:val="52"/>
        </w:rPr>
      </w:pPr>
    </w:p>
    <w:p w14:paraId="00D6BB37">
      <w:pPr>
        <w:spacing w:line="240" w:lineRule="auto"/>
        <w:ind w:firstLine="0" w:firstLineChars="0"/>
        <w:jc w:val="center"/>
        <w:rPr>
          <w:rFonts w:eastAsia="黑体" w:cs="Times New Roman"/>
          <w:b/>
          <w:sz w:val="52"/>
          <w:szCs w:val="52"/>
        </w:rPr>
      </w:pPr>
      <w:r>
        <w:rPr>
          <w:rFonts w:hint="eastAsia" w:eastAsia="黑体" w:cs="Times New Roman"/>
          <w:b/>
          <w:sz w:val="52"/>
          <w:szCs w:val="52"/>
        </w:rPr>
        <w:t>学士</w:t>
      </w:r>
      <w:r>
        <w:rPr>
          <w:rFonts w:eastAsia="黑体" w:cs="Times New Roman"/>
          <w:b/>
          <w:sz w:val="52"/>
          <w:szCs w:val="52"/>
        </w:rPr>
        <w:t>学位论文</w:t>
      </w:r>
    </w:p>
    <w:p w14:paraId="48D8DAE9">
      <w:pPr>
        <w:spacing w:line="480" w:lineRule="exact"/>
        <w:ind w:firstLine="0" w:firstLineChars="0"/>
        <w:rPr>
          <w:rFonts w:cs="Times New Roman"/>
          <w:sz w:val="28"/>
        </w:rPr>
      </w:pPr>
    </w:p>
    <w:p w14:paraId="425303BF">
      <w:pPr>
        <w:spacing w:line="480" w:lineRule="exact"/>
        <w:ind w:firstLine="0" w:firstLineChars="0"/>
        <w:rPr>
          <w:rFonts w:cs="Times New Roman"/>
          <w:sz w:val="28"/>
        </w:rPr>
      </w:pPr>
    </w:p>
    <w:p w14:paraId="50CD5F9A">
      <w:pPr>
        <w:spacing w:line="240" w:lineRule="auto"/>
        <w:ind w:firstLine="0" w:firstLineChars="0"/>
        <w:jc w:val="center"/>
        <w:rPr>
          <w:rFonts w:eastAsia="黑体" w:cs="Times New Roman"/>
          <w:b/>
          <w:bCs/>
          <w:sz w:val="30"/>
          <w:szCs w:val="30"/>
          <w:u w:val="thick"/>
        </w:rPr>
      </w:pPr>
      <w:r>
        <w:rPr>
          <w:rFonts w:hint="eastAsia" w:eastAsia="黑体" w:cs="Times New Roman"/>
          <w:b/>
          <w:bCs/>
          <w:sz w:val="30"/>
          <w:szCs w:val="30"/>
          <w:u w:val="thick"/>
        </w:rPr>
        <w:t>分子亚结构对气味混合物感知复杂度影响的探究</w:t>
      </w:r>
    </w:p>
    <w:p w14:paraId="1A69A930">
      <w:pPr>
        <w:ind w:left="2100" w:firstLine="0" w:firstLineChars="0"/>
        <w:jc w:val="center"/>
        <w:rPr>
          <w:rFonts w:cs="Times New Roman"/>
          <w:sz w:val="28"/>
        </w:rPr>
      </w:pPr>
      <w:r>
        <w:rPr>
          <w:rFonts w:eastAsia="黑体" w:cs="Times New Roman"/>
          <w:b/>
          <w:bCs/>
          <w:sz w:val="30"/>
          <w:szCs w:val="30"/>
          <w:u w:val="thick"/>
        </w:rPr>
        <w:fldChar w:fldCharType="begin"/>
      </w:r>
      <w:r>
        <w:rPr>
          <w:rFonts w:eastAsia="黑体" w:cs="Times New Roman"/>
          <w:b/>
          <w:bCs/>
          <w:sz w:val="30"/>
          <w:szCs w:val="30"/>
          <w:u w:val="thick"/>
        </w:rPr>
        <w:instrText xml:space="preserve"> MACROBUTTON  AcceptAllChangesShown </w:instrText>
      </w:r>
      <w:r>
        <w:rPr>
          <w:rFonts w:eastAsia="黑体" w:cs="Times New Roman"/>
          <w:b/>
          <w:bCs/>
          <w:sz w:val="30"/>
          <w:szCs w:val="30"/>
          <w:u w:val="thick"/>
        </w:rPr>
        <w:fldChar w:fldCharType="end"/>
      </w:r>
    </w:p>
    <w:p w14:paraId="628C4544">
      <w:pPr>
        <w:spacing w:line="480" w:lineRule="exact"/>
        <w:ind w:firstLine="0" w:firstLineChars="0"/>
        <w:rPr>
          <w:rFonts w:cs="Times New Roman"/>
          <w:sz w:val="28"/>
        </w:rPr>
      </w:pPr>
    </w:p>
    <w:p w14:paraId="3A30F479">
      <w:pPr>
        <w:spacing w:line="480" w:lineRule="exact"/>
        <w:ind w:firstLine="0" w:firstLineChars="0"/>
        <w:rPr>
          <w:rFonts w:cs="Times New Roman"/>
          <w:sz w:val="28"/>
        </w:rPr>
      </w:pPr>
    </w:p>
    <w:p w14:paraId="665B4AFD">
      <w:pPr>
        <w:spacing w:line="480" w:lineRule="exact"/>
        <w:ind w:firstLine="0" w:firstLineChars="0"/>
        <w:rPr>
          <w:rFonts w:cs="Times New Roman"/>
          <w:sz w:val="28"/>
        </w:rPr>
      </w:pPr>
    </w:p>
    <w:p w14:paraId="6E7978D5">
      <w:pPr>
        <w:spacing w:line="480" w:lineRule="auto"/>
        <w:ind w:firstLine="0" w:firstLineChars="0"/>
        <w:rPr>
          <w:rFonts w:ascii="宋体" w:hAnsi="宋体"/>
          <w:b/>
          <w:bCs/>
          <w:sz w:val="28"/>
          <w:szCs w:val="28"/>
          <w:u w:val="single"/>
        </w:rPr>
      </w:pPr>
      <w:r>
        <w:rPr>
          <w:rFonts w:ascii="宋体" w:hAnsi="宋体"/>
          <w:b/>
          <w:bCs/>
          <w:sz w:val="28"/>
          <w:szCs w:val="28"/>
        </w:rPr>
        <w:t>作者姓名</w:t>
      </w:r>
      <w:r>
        <w:rPr>
          <w:rFonts w:hint="eastAsia" w:ascii="宋体" w:hAnsi="宋体"/>
          <w:b/>
          <w:bCs/>
          <w:sz w:val="28"/>
          <w:szCs w:val="28"/>
        </w:rPr>
        <w:t>：</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邢若雨</w:t>
      </w:r>
      <w:r>
        <w:rPr>
          <w:rFonts w:hint="eastAsia" w:ascii="宋体" w:hAnsi="宋体"/>
          <w:b/>
          <w:bCs/>
          <w:sz w:val="28"/>
          <w:szCs w:val="28"/>
          <w:u w:val="thick"/>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p>
    <w:p w14:paraId="451D6FE0">
      <w:pPr>
        <w:spacing w:line="480" w:lineRule="auto"/>
        <w:ind w:firstLine="0" w:firstLineChars="0"/>
        <w:rPr>
          <w:rFonts w:ascii="宋体" w:hAnsi="宋体"/>
          <w:b/>
          <w:bCs/>
          <w:sz w:val="28"/>
          <w:szCs w:val="28"/>
          <w:u w:val="single"/>
        </w:rPr>
      </w:pPr>
      <w:r>
        <w:rPr>
          <w:rFonts w:ascii="宋体" w:hAnsi="宋体"/>
          <w:b/>
          <w:bCs/>
          <w:sz w:val="28"/>
          <w:szCs w:val="28"/>
        </w:rPr>
        <w:t>指导教师</w:t>
      </w:r>
      <w:r>
        <w:rPr>
          <w:rFonts w:hint="eastAsia" w:ascii="宋体" w:hAnsi="宋体"/>
          <w:b/>
          <w:bCs/>
          <w:sz w:val="28"/>
          <w:szCs w:val="28"/>
        </w:rPr>
        <w:t>：</w:t>
      </w:r>
      <w:r>
        <w:rPr>
          <w:rFonts w:ascii="宋体" w:hAnsi="宋体"/>
          <w:b/>
          <w:bCs/>
          <w:sz w:val="28"/>
          <w:szCs w:val="28"/>
          <w:u w:val="thick"/>
        </w:rPr>
        <w:t xml:space="preserve">         </w:t>
      </w:r>
      <w:r>
        <w:rPr>
          <w:rFonts w:hint="eastAsia" w:ascii="宋体" w:hAnsi="宋体"/>
          <w:b/>
          <w:bCs/>
          <w:sz w:val="28"/>
          <w:szCs w:val="28"/>
          <w:u w:val="thick"/>
          <w:lang w:val="en-US" w:eastAsia="zh-CN"/>
        </w:rPr>
        <w:t xml:space="preserve">        周雯  研究员</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p>
    <w:p w14:paraId="1559BED1">
      <w:pPr>
        <w:spacing w:line="480" w:lineRule="auto"/>
        <w:ind w:firstLine="0" w:firstLineChars="0"/>
        <w:rPr>
          <w:rFonts w:ascii="宋体" w:hAnsi="宋体"/>
          <w:sz w:val="28"/>
          <w:szCs w:val="28"/>
          <w:u w:val="thick"/>
        </w:rPr>
      </w:pPr>
      <w:r>
        <w:rPr>
          <w:rFonts w:ascii="宋体" w:hAnsi="宋体"/>
          <w:b/>
          <w:bCs/>
          <w:sz w:val="28"/>
          <w:szCs w:val="28"/>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中国科学院心理研究所</w:t>
      </w:r>
      <w:r>
        <w:rPr>
          <w:rFonts w:ascii="宋体" w:hAnsi="宋体"/>
          <w:b/>
          <w:bCs/>
          <w:sz w:val="28"/>
          <w:szCs w:val="28"/>
          <w:u w:val="thick"/>
        </w:rPr>
        <w:t xml:space="preserve">                    </w:t>
      </w:r>
    </w:p>
    <w:p w14:paraId="2EFA149E">
      <w:pPr>
        <w:spacing w:line="480" w:lineRule="auto"/>
        <w:ind w:firstLine="0" w:firstLineChars="0"/>
        <w:rPr>
          <w:rFonts w:ascii="宋体" w:hAnsi="宋体"/>
          <w:b/>
          <w:bCs/>
          <w:sz w:val="28"/>
          <w:szCs w:val="28"/>
        </w:rPr>
      </w:pPr>
      <w:r>
        <w:rPr>
          <w:rFonts w:ascii="宋体" w:hAnsi="宋体"/>
          <w:b/>
          <w:bCs/>
          <w:sz w:val="28"/>
          <w:szCs w:val="28"/>
        </w:rPr>
        <w:t>学位类别</w:t>
      </w:r>
      <w:r>
        <w:rPr>
          <w:rFonts w:hint="eastAsia" w:ascii="宋体" w:hAnsi="宋体"/>
          <w:b/>
          <w:bCs/>
          <w:sz w:val="28"/>
          <w:szCs w:val="28"/>
        </w:rPr>
        <w:t>：</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理学学士</w:t>
      </w:r>
      <w:r>
        <w:rPr>
          <w:rFonts w:ascii="宋体" w:hAnsi="宋体"/>
          <w:b/>
          <w:bCs/>
          <w:sz w:val="28"/>
          <w:szCs w:val="28"/>
          <w:u w:val="thick"/>
        </w:rPr>
        <w:t xml:space="preserve">  </w:t>
      </w:r>
      <w:r>
        <w:rPr>
          <w:rFonts w:hint="eastAsia" w:ascii="宋体" w:hAnsi="宋体"/>
          <w:b/>
          <w:bCs/>
          <w:sz w:val="28"/>
          <w:szCs w:val="28"/>
          <w:u w:val="thick"/>
        </w:rPr>
        <w:t xml:space="preserve"> </w:t>
      </w:r>
      <w:r>
        <w:rPr>
          <w:rFonts w:ascii="宋体" w:hAnsi="宋体"/>
          <w:b/>
          <w:bCs/>
          <w:sz w:val="28"/>
          <w:szCs w:val="28"/>
          <w:u w:val="thick"/>
        </w:rPr>
        <w:tab/>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p>
    <w:p w14:paraId="4AF5D02F">
      <w:pPr>
        <w:spacing w:line="480" w:lineRule="auto"/>
        <w:ind w:firstLine="0" w:firstLineChars="0"/>
        <w:rPr>
          <w:rFonts w:ascii="宋体" w:hAnsi="宋体"/>
          <w:b/>
          <w:bCs/>
          <w:sz w:val="28"/>
          <w:szCs w:val="28"/>
          <w:u w:val="single"/>
        </w:rPr>
      </w:pPr>
      <w:r>
        <w:rPr>
          <w:rFonts w:ascii="宋体" w:hAnsi="宋体"/>
          <w:b/>
          <w:bCs/>
          <w:sz w:val="28"/>
          <w:szCs w:val="28"/>
        </w:rPr>
        <w:t>专</w:t>
      </w:r>
      <w:r>
        <w:rPr>
          <w:rFonts w:hint="eastAsia" w:ascii="宋体" w:hAnsi="宋体"/>
          <w:b/>
          <w:bCs/>
          <w:sz w:val="28"/>
          <w:szCs w:val="28"/>
        </w:rPr>
        <w:t xml:space="preserve">  </w:t>
      </w:r>
      <w:r>
        <w:rPr>
          <w:rFonts w:ascii="宋体" w:hAnsi="宋体"/>
          <w:b/>
          <w:bCs/>
          <w:sz w:val="28"/>
          <w:szCs w:val="28"/>
        </w:rPr>
        <w:t xml:space="preserve">  业</w:t>
      </w:r>
      <w:r>
        <w:rPr>
          <w:rFonts w:hint="eastAsia" w:ascii="宋体" w:hAnsi="宋体"/>
          <w:b/>
          <w:bCs/>
          <w:sz w:val="28"/>
          <w:szCs w:val="28"/>
        </w:rPr>
        <w:t>：</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r>
        <w:rPr>
          <w:rFonts w:hint="eastAsia" w:ascii="宋体" w:hAnsi="宋体"/>
          <w:b/>
          <w:bCs/>
          <w:sz w:val="28"/>
          <w:szCs w:val="28"/>
          <w:u w:val="thick"/>
          <w:lang w:val="en-US" w:eastAsia="zh-CN"/>
        </w:rPr>
        <w:t>心理学</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p>
    <w:p w14:paraId="49A6EC4F">
      <w:pPr>
        <w:spacing w:line="480" w:lineRule="auto"/>
        <w:ind w:firstLine="0" w:firstLineChars="0"/>
        <w:rPr>
          <w:rFonts w:ascii="宋体" w:hAnsi="宋体"/>
          <w:b/>
          <w:bCs/>
          <w:sz w:val="28"/>
          <w:szCs w:val="28"/>
          <w:u w:val="single"/>
        </w:rPr>
      </w:pPr>
      <w:r>
        <w:rPr>
          <w:rFonts w:hint="eastAsia" w:ascii="宋体" w:hAnsi="宋体"/>
          <w:b/>
          <w:bCs/>
          <w:sz w:val="28"/>
          <w:szCs w:val="28"/>
        </w:rPr>
        <w:t>学院</w:t>
      </w:r>
      <w:r>
        <w:rPr>
          <w:rFonts w:ascii="宋体" w:hAnsi="宋体"/>
          <w:b/>
          <w:bCs/>
          <w:sz w:val="28"/>
          <w:szCs w:val="28"/>
        </w:rPr>
        <w:t>（</w:t>
      </w:r>
      <w:r>
        <w:rPr>
          <w:rFonts w:hint="eastAsia" w:ascii="宋体" w:hAnsi="宋体"/>
          <w:b/>
          <w:bCs/>
          <w:sz w:val="28"/>
          <w:szCs w:val="28"/>
        </w:rPr>
        <w:t>系</w:t>
      </w:r>
      <w:r>
        <w:rPr>
          <w:rFonts w:ascii="宋体" w:hAnsi="宋体"/>
          <w:b/>
          <w:bCs/>
          <w:sz w:val="28"/>
          <w:szCs w:val="28"/>
        </w:rPr>
        <w:t>）</w:t>
      </w:r>
      <w:r>
        <w:rPr>
          <w:rFonts w:hint="eastAsia" w:ascii="宋体" w:hAnsi="宋体"/>
          <w:b/>
          <w:bCs/>
          <w:sz w:val="28"/>
          <w:szCs w:val="28"/>
          <w:lang w:eastAsia="zh-CN"/>
        </w:rPr>
        <w:t>：</w:t>
      </w:r>
      <w:r>
        <w:rPr>
          <w:rFonts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ascii="宋体" w:hAnsi="宋体"/>
          <w:b/>
          <w:bCs/>
          <w:sz w:val="28"/>
          <w:szCs w:val="28"/>
          <w:u w:val="thick"/>
        </w:rPr>
        <w:t xml:space="preserve">  </w:t>
      </w:r>
      <w:r>
        <w:rPr>
          <w:rFonts w:hint="eastAsia" w:ascii="宋体" w:hAnsi="宋体"/>
          <w:b/>
          <w:bCs/>
          <w:sz w:val="28"/>
          <w:szCs w:val="28"/>
          <w:u w:val="thick"/>
        </w:rPr>
        <w:t>中国</w:t>
      </w:r>
      <w:r>
        <w:rPr>
          <w:rFonts w:ascii="宋体" w:hAnsi="宋体"/>
          <w:b/>
          <w:bCs/>
          <w:sz w:val="28"/>
          <w:szCs w:val="28"/>
          <w:u w:val="thick"/>
        </w:rPr>
        <w:t>科学院大学</w:t>
      </w:r>
      <w:r>
        <w:rPr>
          <w:rFonts w:hint="eastAsia" w:ascii="宋体" w:hAnsi="宋体"/>
          <w:b/>
          <w:bCs/>
          <w:sz w:val="28"/>
          <w:szCs w:val="28"/>
          <w:u w:val="thick"/>
          <w:lang w:val="en-US" w:eastAsia="zh-CN"/>
        </w:rPr>
        <w:t>本科部</w:t>
      </w:r>
      <w:r>
        <w:rPr>
          <w:rFonts w:ascii="宋体" w:hAnsi="宋体"/>
          <w:b/>
          <w:bCs/>
          <w:sz w:val="28"/>
          <w:szCs w:val="28"/>
          <w:u w:val="thick"/>
        </w:rPr>
        <w:t xml:space="preserve"> </w:t>
      </w:r>
      <w:r>
        <w:rPr>
          <w:rFonts w:hint="eastAsia" w:ascii="宋体" w:hAnsi="宋体"/>
          <w:b/>
          <w:bCs/>
          <w:sz w:val="28"/>
          <w:szCs w:val="28"/>
          <w:u w:val="thick"/>
        </w:rPr>
        <w:t xml:space="preserve">         </w:t>
      </w:r>
      <w:r>
        <w:rPr>
          <w:rFonts w:hint="eastAsia" w:ascii="宋体" w:hAnsi="宋体"/>
          <w:b/>
          <w:bCs/>
          <w:sz w:val="28"/>
          <w:szCs w:val="28"/>
          <w:u w:val="thick"/>
          <w:lang w:val="en-US" w:eastAsia="zh-CN"/>
        </w:rPr>
        <w:t xml:space="preserve"> </w:t>
      </w:r>
      <w:r>
        <w:rPr>
          <w:rFonts w:hint="eastAsia" w:ascii="宋体" w:hAnsi="宋体"/>
          <w:b/>
          <w:bCs/>
          <w:sz w:val="28"/>
          <w:szCs w:val="28"/>
          <w:u w:val="thick"/>
        </w:rPr>
        <w:t xml:space="preserve">  </w:t>
      </w:r>
      <w:r>
        <w:rPr>
          <w:rFonts w:ascii="宋体" w:hAnsi="宋体"/>
          <w:b/>
          <w:bCs/>
          <w:sz w:val="28"/>
          <w:szCs w:val="28"/>
          <w:u w:val="thick"/>
        </w:rPr>
        <w:t xml:space="preserve">    </w:t>
      </w:r>
    </w:p>
    <w:p w14:paraId="6BC95953">
      <w:pPr>
        <w:spacing w:line="480" w:lineRule="exact"/>
        <w:ind w:firstLine="0" w:firstLineChars="0"/>
        <w:rPr>
          <w:rFonts w:cs="Times New Roman"/>
          <w:sz w:val="28"/>
        </w:rPr>
      </w:pPr>
    </w:p>
    <w:p w14:paraId="2674ADD4">
      <w:pPr>
        <w:spacing w:line="480" w:lineRule="exact"/>
        <w:ind w:firstLine="0" w:firstLineChars="0"/>
        <w:rPr>
          <w:rFonts w:cs="Times New Roman"/>
          <w:sz w:val="28"/>
        </w:rPr>
      </w:pPr>
    </w:p>
    <w:p w14:paraId="5799AA9E">
      <w:pPr>
        <w:spacing w:line="480" w:lineRule="exact"/>
        <w:ind w:firstLine="0" w:firstLineChars="0"/>
        <w:jc w:val="center"/>
        <w:rPr>
          <w:rFonts w:cs="Times New Roman"/>
          <w:b/>
          <w:bCs/>
          <w:sz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851" w:gutter="0"/>
          <w:cols w:space="425" w:num="1"/>
          <w:docGrid w:linePitch="326" w:charSpace="0"/>
        </w:sectPr>
      </w:pPr>
      <w:r>
        <w:rPr>
          <w:rFonts w:hint="eastAsia" w:cs="Times New Roman"/>
          <w:b/>
          <w:bCs/>
          <w:sz w:val="28"/>
          <w:lang w:val="en-US" w:eastAsia="zh-CN"/>
        </w:rPr>
        <w:t>2026</w:t>
      </w:r>
      <w:r>
        <w:rPr>
          <w:rFonts w:cs="Times New Roman"/>
          <w:b/>
          <w:bCs/>
          <w:sz w:val="28"/>
        </w:rPr>
        <w:t xml:space="preserve">年 </w:t>
      </w:r>
      <w:r>
        <w:rPr>
          <w:rFonts w:hint="eastAsia" w:cs="Times New Roman"/>
          <w:b/>
          <w:bCs/>
          <w:sz w:val="28"/>
          <w:lang w:val="en-US" w:eastAsia="zh-CN"/>
        </w:rPr>
        <w:t>4</w:t>
      </w:r>
      <w:r>
        <w:rPr>
          <w:rFonts w:cs="Times New Roman"/>
          <w:b/>
          <w:bCs/>
          <w:sz w:val="28"/>
        </w:rPr>
        <w:t xml:space="preserve"> 月</w:t>
      </w:r>
    </w:p>
    <w:p w14:paraId="5E0EC702">
      <w:pPr>
        <w:spacing w:line="480" w:lineRule="exact"/>
        <w:ind w:firstLine="0" w:firstLineChars="0"/>
        <w:jc w:val="both"/>
        <w:rPr>
          <w:rFonts w:cs="Times New Roman"/>
          <w:b/>
          <w:bCs/>
          <w:sz w:val="28"/>
        </w:rPr>
        <w:sectPr>
          <w:pgSz w:w="11906" w:h="16838"/>
          <w:pgMar w:top="1440" w:right="1797" w:bottom="1440" w:left="1797" w:header="851" w:footer="851" w:gutter="0"/>
          <w:cols w:space="425" w:num="1"/>
          <w:docGrid w:linePitch="326" w:charSpace="0"/>
        </w:sectPr>
      </w:pPr>
    </w:p>
    <w:p w14:paraId="1515743A">
      <w:pPr>
        <w:spacing w:line="480" w:lineRule="exact"/>
        <w:ind w:right="140" w:firstLine="0" w:firstLineChars="0"/>
        <w:jc w:val="left"/>
        <w:rPr>
          <w:rFonts w:eastAsiaTheme="minorEastAsia"/>
          <w:b/>
          <w:bCs/>
          <w:sz w:val="28"/>
        </w:rPr>
      </w:pPr>
    </w:p>
    <w:p w14:paraId="731886AC">
      <w:pPr>
        <w:spacing w:line="480" w:lineRule="exact"/>
        <w:ind w:right="140" w:firstLine="0" w:firstLineChars="0"/>
        <w:jc w:val="left"/>
        <w:rPr>
          <w:rFonts w:eastAsiaTheme="minorEastAsia"/>
          <w:b/>
          <w:bCs/>
          <w:sz w:val="28"/>
        </w:rPr>
      </w:pPr>
    </w:p>
    <w:p w14:paraId="0EF357C5">
      <w:pPr>
        <w:spacing w:line="240" w:lineRule="auto"/>
        <w:ind w:firstLine="0" w:firstLineChars="0"/>
        <w:jc w:val="center"/>
        <w:rPr>
          <w:rFonts w:eastAsiaTheme="minorEastAsia"/>
          <w:b/>
          <w:sz w:val="28"/>
          <w:szCs w:val="28"/>
          <w:u w:val="single"/>
        </w:rPr>
      </w:pPr>
    </w:p>
    <w:p w14:paraId="287AC79B">
      <w:pPr>
        <w:spacing w:line="240" w:lineRule="auto"/>
        <w:ind w:firstLine="0" w:firstLineChars="0"/>
        <w:jc w:val="center"/>
        <w:rPr>
          <w:rFonts w:eastAsiaTheme="minorEastAsia"/>
          <w:b/>
          <w:sz w:val="28"/>
          <w:szCs w:val="28"/>
          <w:u w:val="single"/>
        </w:rPr>
      </w:pPr>
    </w:p>
    <w:p w14:paraId="158DE28B">
      <w:pPr>
        <w:spacing w:line="240" w:lineRule="auto"/>
        <w:ind w:firstLine="0" w:firstLineChars="0"/>
        <w:jc w:val="center"/>
        <w:rPr>
          <w:rFonts w:cs="Times New Roman"/>
          <w:sz w:val="30"/>
          <w:szCs w:val="30"/>
          <w:u w:val="thick"/>
        </w:rPr>
      </w:pPr>
      <w:r>
        <w:rPr>
          <w:rFonts w:hint="eastAsia" w:cs="Times New Roman"/>
          <w:b/>
          <w:sz w:val="30"/>
          <w:szCs w:val="30"/>
          <w:u w:val="thick"/>
        </w:rPr>
        <w:t>Research on the Influence of Molecular Substructures on the Perceptual Complexity of Odor Mixtures</w:t>
      </w:r>
    </w:p>
    <w:p w14:paraId="32AED6F2">
      <w:pPr>
        <w:spacing w:line="240" w:lineRule="auto"/>
        <w:ind w:firstLine="0" w:firstLineChars="0"/>
        <w:jc w:val="both"/>
        <w:rPr>
          <w:rFonts w:cs="Times New Roman"/>
          <w:sz w:val="30"/>
          <w:szCs w:val="30"/>
          <w:u w:val="thick"/>
        </w:rPr>
      </w:pPr>
    </w:p>
    <w:p w14:paraId="4FECD580">
      <w:pPr>
        <w:spacing w:line="240" w:lineRule="auto"/>
        <w:ind w:firstLine="0" w:firstLineChars="0"/>
        <w:rPr>
          <w:rFonts w:eastAsiaTheme="minorEastAsia"/>
          <w:b/>
          <w:sz w:val="32"/>
          <w:u w:val="single"/>
        </w:rPr>
      </w:pPr>
    </w:p>
    <w:p w14:paraId="4BC77DCB">
      <w:pPr>
        <w:spacing w:line="240" w:lineRule="auto"/>
        <w:ind w:firstLine="0" w:firstLineChars="0"/>
        <w:rPr>
          <w:rFonts w:eastAsiaTheme="minorEastAsia"/>
          <w:b/>
          <w:sz w:val="32"/>
          <w:u w:val="single"/>
        </w:rPr>
      </w:pPr>
    </w:p>
    <w:p w14:paraId="3F31BCF9">
      <w:pPr>
        <w:spacing w:line="240" w:lineRule="auto"/>
        <w:ind w:firstLine="0" w:firstLineChars="0"/>
        <w:rPr>
          <w:rFonts w:eastAsiaTheme="minorEastAsia"/>
          <w:b/>
          <w:sz w:val="32"/>
          <w:u w:val="single"/>
        </w:rPr>
      </w:pPr>
    </w:p>
    <w:p w14:paraId="3B3F3892">
      <w:pPr>
        <w:spacing w:line="240" w:lineRule="auto"/>
        <w:ind w:firstLine="0" w:firstLineChars="0"/>
        <w:jc w:val="center"/>
        <w:rPr>
          <w:rFonts w:eastAsiaTheme="minorEastAsia"/>
          <w:b/>
          <w:sz w:val="32"/>
        </w:rPr>
      </w:pPr>
    </w:p>
    <w:p w14:paraId="036A0505">
      <w:pPr>
        <w:spacing w:line="240" w:lineRule="auto"/>
        <w:ind w:firstLine="0" w:firstLineChars="0"/>
        <w:jc w:val="center"/>
        <w:rPr>
          <w:rFonts w:eastAsiaTheme="minorEastAsia"/>
          <w:b/>
          <w:sz w:val="32"/>
        </w:rPr>
      </w:pPr>
    </w:p>
    <w:p w14:paraId="23529897">
      <w:pPr>
        <w:snapToGrid w:val="0"/>
        <w:spacing w:line="480" w:lineRule="auto"/>
        <w:ind w:firstLine="0" w:firstLineChars="0"/>
        <w:jc w:val="center"/>
        <w:rPr>
          <w:rFonts w:cs="Times New Roman"/>
          <w:b/>
          <w:sz w:val="28"/>
          <w:szCs w:val="28"/>
        </w:rPr>
      </w:pPr>
      <w:r>
        <w:rPr>
          <w:rFonts w:cs="Times New Roman"/>
          <w:b/>
          <w:sz w:val="28"/>
          <w:szCs w:val="28"/>
        </w:rPr>
        <w:t>A thesis submitted to</w:t>
      </w:r>
    </w:p>
    <w:p w14:paraId="32B4A6B5">
      <w:pPr>
        <w:snapToGrid w:val="0"/>
        <w:spacing w:line="480" w:lineRule="auto"/>
        <w:ind w:firstLine="0" w:firstLineChars="0"/>
        <w:jc w:val="center"/>
        <w:rPr>
          <w:rFonts w:cs="Times New Roman"/>
          <w:b/>
          <w:sz w:val="28"/>
          <w:szCs w:val="28"/>
        </w:rPr>
      </w:pPr>
      <w:r>
        <w:rPr>
          <w:rFonts w:cs="Times New Roman"/>
          <w:b/>
          <w:sz w:val="28"/>
          <w:szCs w:val="28"/>
        </w:rPr>
        <w:t>University of Chinese Academy of Sciences</w:t>
      </w:r>
    </w:p>
    <w:p w14:paraId="576C3D07">
      <w:pPr>
        <w:snapToGrid w:val="0"/>
        <w:spacing w:line="480" w:lineRule="auto"/>
        <w:ind w:firstLine="0" w:firstLineChars="0"/>
        <w:jc w:val="center"/>
        <w:rPr>
          <w:rFonts w:cs="Times New Roman"/>
          <w:b/>
          <w:sz w:val="28"/>
          <w:szCs w:val="28"/>
        </w:rPr>
      </w:pPr>
      <w:r>
        <w:rPr>
          <w:rFonts w:cs="Times New Roman"/>
          <w:b/>
          <w:sz w:val="28"/>
          <w:szCs w:val="28"/>
        </w:rPr>
        <w:t>in partial fulfillment of the requirement</w:t>
      </w:r>
    </w:p>
    <w:p w14:paraId="6E6E161F">
      <w:pPr>
        <w:snapToGrid w:val="0"/>
        <w:spacing w:line="480" w:lineRule="auto"/>
        <w:ind w:firstLine="0" w:firstLineChars="0"/>
        <w:jc w:val="center"/>
        <w:rPr>
          <w:rFonts w:cs="Times New Roman"/>
          <w:b/>
          <w:sz w:val="28"/>
          <w:szCs w:val="28"/>
        </w:rPr>
      </w:pPr>
      <w:r>
        <w:rPr>
          <w:rFonts w:cs="Times New Roman"/>
          <w:b/>
          <w:sz w:val="28"/>
          <w:szCs w:val="28"/>
        </w:rPr>
        <w:t>for the degree of</w:t>
      </w:r>
    </w:p>
    <w:p w14:paraId="1053A8A3">
      <w:pPr>
        <w:snapToGrid w:val="0"/>
        <w:spacing w:line="480" w:lineRule="auto"/>
        <w:ind w:firstLine="0" w:firstLineChars="0"/>
        <w:jc w:val="center"/>
        <w:rPr>
          <w:rFonts w:hint="eastAsia" w:eastAsia="宋体" w:cs="Times New Roman"/>
          <w:b/>
          <w:sz w:val="28"/>
          <w:szCs w:val="28"/>
          <w:lang w:eastAsia="zh-CN"/>
        </w:rPr>
      </w:pPr>
      <w:r>
        <w:rPr>
          <w:rFonts w:cs="Times New Roman"/>
          <w:b/>
          <w:sz w:val="28"/>
          <w:szCs w:val="28"/>
        </w:rPr>
        <w:t>Bachelor of</w:t>
      </w:r>
      <w:r>
        <w:rPr>
          <w:rFonts w:hint="eastAsia" w:cs="Times New Roman"/>
          <w:b/>
          <w:sz w:val="28"/>
          <w:szCs w:val="28"/>
        </w:rPr>
        <w:t xml:space="preserve"> </w:t>
      </w:r>
      <w:r>
        <w:rPr>
          <w:rFonts w:hint="eastAsia" w:cs="Times New Roman"/>
          <w:b/>
          <w:sz w:val="28"/>
          <w:szCs w:val="28"/>
          <w:lang w:val="en-US" w:eastAsia="zh-CN"/>
        </w:rPr>
        <w:t>Science</w:t>
      </w:r>
    </w:p>
    <w:p w14:paraId="747934FA">
      <w:pPr>
        <w:snapToGrid w:val="0"/>
        <w:spacing w:line="480" w:lineRule="auto"/>
        <w:ind w:firstLine="0" w:firstLineChars="0"/>
        <w:jc w:val="center"/>
        <w:rPr>
          <w:rFonts w:hint="eastAsia" w:eastAsia="宋体" w:cs="Times New Roman"/>
          <w:b/>
          <w:sz w:val="28"/>
          <w:szCs w:val="28"/>
          <w:lang w:eastAsia="zh-CN"/>
        </w:rPr>
      </w:pPr>
      <w:r>
        <w:rPr>
          <w:rFonts w:cs="Times New Roman"/>
          <w:b/>
          <w:sz w:val="28"/>
          <w:szCs w:val="28"/>
        </w:rPr>
        <w:t>in</w:t>
      </w:r>
      <w:r>
        <w:rPr>
          <w:rFonts w:hint="eastAsia" w:cs="Times New Roman"/>
          <w:b/>
          <w:sz w:val="28"/>
          <w:szCs w:val="28"/>
        </w:rPr>
        <w:t xml:space="preserve"> </w:t>
      </w:r>
      <w:r>
        <w:rPr>
          <w:rFonts w:hint="eastAsia" w:cs="Times New Roman"/>
          <w:b/>
          <w:sz w:val="28"/>
          <w:szCs w:val="28"/>
          <w:lang w:val="en-US" w:eastAsia="zh-CN"/>
        </w:rPr>
        <w:t>Psychology</w:t>
      </w:r>
    </w:p>
    <w:p w14:paraId="68F24AC3">
      <w:pPr>
        <w:snapToGrid w:val="0"/>
        <w:spacing w:line="480" w:lineRule="auto"/>
        <w:ind w:firstLine="0" w:firstLineChars="0"/>
        <w:jc w:val="center"/>
        <w:rPr>
          <w:rFonts w:cs="Times New Roman"/>
          <w:b/>
          <w:sz w:val="28"/>
          <w:szCs w:val="28"/>
        </w:rPr>
      </w:pPr>
      <w:r>
        <w:rPr>
          <w:rFonts w:cs="Times New Roman"/>
          <w:b/>
          <w:sz w:val="28"/>
          <w:szCs w:val="28"/>
        </w:rPr>
        <w:t>By</w:t>
      </w:r>
    </w:p>
    <w:p w14:paraId="322B0311">
      <w:pPr>
        <w:snapToGrid w:val="0"/>
        <w:spacing w:line="480" w:lineRule="auto"/>
        <w:ind w:firstLine="0" w:firstLineChars="0"/>
        <w:jc w:val="center"/>
        <w:rPr>
          <w:rFonts w:hint="default" w:eastAsia="宋体" w:cs="Times New Roman"/>
          <w:b/>
          <w:sz w:val="28"/>
          <w:szCs w:val="28"/>
          <w:lang w:val="en-US" w:eastAsia="zh-CN"/>
        </w:rPr>
      </w:pPr>
      <w:r>
        <w:rPr>
          <w:rFonts w:hint="eastAsia" w:cs="Times New Roman"/>
          <w:b/>
          <w:sz w:val="28"/>
          <w:szCs w:val="28"/>
          <w:lang w:val="en-US" w:eastAsia="zh-CN"/>
        </w:rPr>
        <w:t>Xing Ruoyu</w:t>
      </w:r>
    </w:p>
    <w:p w14:paraId="3721700E">
      <w:pPr>
        <w:snapToGrid w:val="0"/>
        <w:spacing w:line="480" w:lineRule="auto"/>
        <w:ind w:firstLine="0" w:firstLineChars="0"/>
        <w:jc w:val="center"/>
        <w:rPr>
          <w:rFonts w:hint="default" w:eastAsia="黑体" w:cs="Times New Roman"/>
          <w:b/>
          <w:sz w:val="28"/>
          <w:szCs w:val="28"/>
          <w:lang w:val="en-US" w:eastAsia="zh-CN"/>
        </w:rPr>
      </w:pPr>
      <w:r>
        <w:rPr>
          <w:rFonts w:eastAsia="黑体" w:cs="Times New Roman"/>
          <w:b/>
          <w:bCs/>
          <w:sz w:val="28"/>
          <w:szCs w:val="28"/>
        </w:rPr>
        <w:t xml:space="preserve">Supervisor: </w:t>
      </w:r>
      <w:r>
        <w:rPr>
          <w:rFonts w:hint="eastAsia" w:eastAsia="黑体" w:cs="Times New Roman"/>
          <w:b/>
          <w:sz w:val="28"/>
          <w:szCs w:val="28"/>
          <w:lang w:val="en-US" w:eastAsia="zh-CN"/>
        </w:rPr>
        <w:t>Zhou Wen</w:t>
      </w:r>
    </w:p>
    <w:p w14:paraId="0F11ED83">
      <w:pPr>
        <w:spacing w:line="480" w:lineRule="auto"/>
        <w:ind w:firstLine="643"/>
        <w:jc w:val="center"/>
        <w:rPr>
          <w:b/>
          <w:sz w:val="32"/>
        </w:rPr>
      </w:pPr>
    </w:p>
    <w:p w14:paraId="75EF346A">
      <w:pPr>
        <w:spacing w:line="480" w:lineRule="auto"/>
        <w:ind w:firstLine="0" w:firstLineChars="0"/>
        <w:jc w:val="center"/>
        <w:rPr>
          <w:rFonts w:cs="Times New Roman"/>
          <w:b/>
          <w:sz w:val="28"/>
          <w:szCs w:val="28"/>
        </w:rPr>
      </w:pPr>
      <w:r>
        <w:rPr>
          <w:rFonts w:hint="eastAsia" w:cs="Times New Roman"/>
          <w:b/>
          <w:sz w:val="28"/>
          <w:szCs w:val="28"/>
        </w:rPr>
        <w:t>Undergraduate Department of Chinese Academy of Sciences</w:t>
      </w:r>
    </w:p>
    <w:p w14:paraId="21ABCF0A">
      <w:pPr>
        <w:spacing w:line="480" w:lineRule="auto"/>
        <w:ind w:firstLine="0" w:firstLineChars="0"/>
        <w:jc w:val="center"/>
        <w:rPr>
          <w:rFonts w:hint="default" w:eastAsia="宋体" w:cs="Times New Roman"/>
          <w:b/>
          <w:sz w:val="28"/>
          <w:szCs w:val="28"/>
          <w:lang w:val="en-US" w:eastAsia="zh-CN"/>
        </w:rPr>
      </w:pPr>
      <w:r>
        <w:rPr>
          <w:rFonts w:hint="eastAsia" w:cs="Times New Roman"/>
          <w:b/>
          <w:bCs/>
          <w:sz w:val="28"/>
          <w:lang w:val="en-US" w:eastAsia="zh-CN"/>
        </w:rPr>
        <w:t>Apirl</w:t>
      </w:r>
      <w:r>
        <w:rPr>
          <w:rFonts w:hint="eastAsia" w:cs="Times New Roman"/>
          <w:b/>
          <w:bCs/>
          <w:sz w:val="28"/>
        </w:rPr>
        <w:t xml:space="preserve"> </w:t>
      </w:r>
      <w:r>
        <w:rPr>
          <w:rFonts w:hint="eastAsia" w:cs="Times New Roman"/>
          <w:b/>
          <w:bCs/>
          <w:sz w:val="28"/>
          <w:lang w:val="en-US" w:eastAsia="zh-CN"/>
        </w:rPr>
        <w:t>2026</w:t>
      </w:r>
    </w:p>
    <w:p w14:paraId="643EEE12">
      <w:pPr>
        <w:widowControl/>
        <w:spacing w:line="240" w:lineRule="auto"/>
        <w:ind w:firstLine="0" w:firstLineChars="0"/>
        <w:jc w:val="left"/>
        <w:rPr>
          <w:rFonts w:eastAsiaTheme="minorEastAsia"/>
          <w:b/>
          <w:sz w:val="32"/>
        </w:rPr>
      </w:pPr>
    </w:p>
    <w:p w14:paraId="3F18BE6E">
      <w:pPr>
        <w:widowControl/>
        <w:spacing w:line="240" w:lineRule="auto"/>
        <w:ind w:firstLine="0" w:firstLineChars="0"/>
        <w:jc w:val="left"/>
        <w:rPr>
          <w:rFonts w:eastAsiaTheme="minorEastAsia"/>
          <w:b/>
          <w:sz w:val="32"/>
        </w:rPr>
        <w:sectPr>
          <w:pgSz w:w="11906" w:h="16838"/>
          <w:pgMar w:top="1440" w:right="1797" w:bottom="1440" w:left="1797" w:header="851" w:footer="851" w:gutter="0"/>
          <w:cols w:space="425" w:num="1"/>
          <w:docGrid w:linePitch="326" w:charSpace="0"/>
        </w:sectPr>
      </w:pPr>
    </w:p>
    <w:p w14:paraId="70895E6C">
      <w:pPr>
        <w:widowControl/>
        <w:spacing w:line="240" w:lineRule="auto"/>
        <w:ind w:firstLine="0" w:firstLineChars="0"/>
        <w:jc w:val="left"/>
        <w:rPr>
          <w:rFonts w:eastAsiaTheme="minorEastAsia"/>
          <w:b/>
          <w:sz w:val="32"/>
        </w:rPr>
        <w:sectPr>
          <w:pgSz w:w="11906" w:h="16838"/>
          <w:pgMar w:top="1440" w:right="1797" w:bottom="1440" w:left="1797" w:header="851" w:footer="851" w:gutter="0"/>
          <w:cols w:space="425" w:num="1"/>
          <w:docGrid w:linePitch="326" w:charSpace="0"/>
        </w:sectPr>
      </w:pPr>
    </w:p>
    <w:p w14:paraId="6D1F392E">
      <w:pPr>
        <w:spacing w:line="480" w:lineRule="exact"/>
        <w:ind w:right="140" w:firstLine="0" w:firstLineChars="0"/>
        <w:jc w:val="left"/>
        <w:rPr>
          <w:rFonts w:ascii="宋体" w:hAnsi="宋体"/>
          <w:b/>
          <w:bCs/>
          <w:sz w:val="28"/>
        </w:rPr>
      </w:pPr>
    </w:p>
    <w:p w14:paraId="0E13CEFE">
      <w:pPr>
        <w:spacing w:line="480" w:lineRule="exact"/>
        <w:ind w:right="140" w:firstLine="0" w:firstLineChars="0"/>
        <w:jc w:val="left"/>
        <w:rPr>
          <w:rFonts w:ascii="宋体" w:hAnsi="宋体"/>
          <w:b/>
          <w:bCs/>
          <w:sz w:val="28"/>
        </w:rPr>
      </w:pPr>
    </w:p>
    <w:p w14:paraId="28F895C8">
      <w:pPr>
        <w:spacing w:line="360" w:lineRule="auto"/>
        <w:ind w:firstLine="0" w:firstLineChars="0"/>
        <w:jc w:val="center"/>
        <w:rPr>
          <w:rFonts w:eastAsia="黑体" w:cs="Times New Roman"/>
          <w:b/>
          <w:bCs/>
          <w:sz w:val="28"/>
          <w:szCs w:val="28"/>
        </w:rPr>
      </w:pPr>
      <w:r>
        <w:rPr>
          <w:rFonts w:eastAsia="黑体" w:cs="Times New Roman"/>
          <w:b/>
          <w:bCs/>
          <w:sz w:val="28"/>
          <w:szCs w:val="28"/>
        </w:rPr>
        <w:t>中国科学院大学</w:t>
      </w:r>
    </w:p>
    <w:p w14:paraId="6396D346">
      <w:pPr>
        <w:spacing w:line="360" w:lineRule="auto"/>
        <w:ind w:firstLine="0" w:firstLineChars="0"/>
        <w:jc w:val="center"/>
        <w:rPr>
          <w:rFonts w:eastAsia="黑体" w:cs="Times New Roman"/>
          <w:b/>
          <w:bCs/>
          <w:sz w:val="28"/>
          <w:szCs w:val="28"/>
        </w:rPr>
      </w:pPr>
      <w:r>
        <w:rPr>
          <w:rFonts w:eastAsia="黑体" w:cs="Times New Roman"/>
          <w:b/>
          <w:bCs/>
          <w:sz w:val="28"/>
          <w:szCs w:val="28"/>
        </w:rPr>
        <w:t>学位论文原创性声明</w:t>
      </w:r>
    </w:p>
    <w:p w14:paraId="2C34186C">
      <w:pPr>
        <w:ind w:firstLine="2024" w:firstLineChars="840"/>
        <w:rPr>
          <w:rFonts w:cs="Times New Roman"/>
          <w:b/>
          <w:bCs/>
        </w:rPr>
      </w:pPr>
    </w:p>
    <w:p w14:paraId="6599A19A">
      <w:pPr>
        <w:spacing w:line="360" w:lineRule="auto"/>
        <w:ind w:firstLine="480"/>
        <w:rPr>
          <w:rFonts w:cs="Times New Roman"/>
        </w:rPr>
      </w:pPr>
      <w:r>
        <w:rPr>
          <w:rFonts w:cs="Times New Roman"/>
        </w:rPr>
        <w:t>本人郑重声明：所呈交的学位论文是本人在导师的指导下独立进行研究工作所取得的成果。承诺除文中已经注明引用的内容外，本论文不包含任何其他个人或集体</w:t>
      </w:r>
      <w:r>
        <w:rPr>
          <w:rFonts w:cs="Times New Roman"/>
          <w:lang w:bidi="ar"/>
        </w:rPr>
        <w:t>享有著作权的</w:t>
      </w:r>
      <w:r>
        <w:rPr>
          <w:rFonts w:cs="Times New Roman"/>
        </w:rPr>
        <w:t>研究成果，</w:t>
      </w:r>
      <w:r>
        <w:rPr>
          <w:rFonts w:cs="Times New Roman"/>
          <w:lang w:bidi="ar"/>
        </w:rPr>
        <w:t>未在以往任何学位申请中全部或部分提交</w:t>
      </w:r>
      <w:r>
        <w:rPr>
          <w:rFonts w:cs="Times New Roman"/>
        </w:rPr>
        <w:t>。对本论文所涉及的研究工作做出贡献的其他个人或集体，均已在文中以明确方式标明或致谢。</w:t>
      </w:r>
      <w:r>
        <w:rPr>
          <w:rFonts w:cs="Times New Roman"/>
          <w:lang w:bidi="ar"/>
        </w:rPr>
        <w:t>本人完全意识到本声明的法律结果由本人承担。</w:t>
      </w:r>
    </w:p>
    <w:p w14:paraId="51D97DE4">
      <w:pPr>
        <w:spacing w:line="360" w:lineRule="auto"/>
        <w:ind w:firstLine="480" w:firstLineChars="0"/>
        <w:rPr>
          <w:rFonts w:ascii="宋体" w:hAnsi="宋体"/>
        </w:rPr>
      </w:pPr>
    </w:p>
    <w:p w14:paraId="1FBF71B7">
      <w:pPr>
        <w:spacing w:line="360" w:lineRule="auto"/>
        <w:ind w:firstLine="3960" w:firstLineChars="1650"/>
        <w:rPr>
          <w:rFonts w:cs="Times New Roman"/>
        </w:rPr>
      </w:pPr>
      <w:r>
        <w:rPr>
          <w:rFonts w:cs="Times New Roman"/>
        </w:rPr>
        <w:t xml:space="preserve">作者签名： </w:t>
      </w:r>
    </w:p>
    <w:p w14:paraId="0E7A43D0">
      <w:pPr>
        <w:spacing w:line="360" w:lineRule="auto"/>
        <w:ind w:firstLine="3960" w:firstLineChars="1650"/>
        <w:rPr>
          <w:rFonts w:cs="Times New Roman"/>
        </w:rPr>
      </w:pPr>
      <w:r>
        <w:rPr>
          <w:rFonts w:cs="Times New Roman"/>
        </w:rPr>
        <w:t>日    期：</w:t>
      </w:r>
    </w:p>
    <w:p w14:paraId="1EA0152E">
      <w:pPr>
        <w:spacing w:line="240" w:lineRule="auto"/>
        <w:ind w:firstLine="0" w:firstLineChars="0"/>
        <w:rPr>
          <w:rFonts w:eastAsiaTheme="minorEastAsia"/>
          <w:b/>
          <w:sz w:val="32"/>
          <w:u w:val="single"/>
        </w:rPr>
      </w:pPr>
    </w:p>
    <w:p w14:paraId="7E59585A">
      <w:pPr>
        <w:spacing w:line="240" w:lineRule="auto"/>
        <w:ind w:firstLine="0" w:firstLineChars="0"/>
        <w:rPr>
          <w:rFonts w:eastAsiaTheme="minorEastAsia"/>
          <w:b/>
          <w:sz w:val="32"/>
          <w:u w:val="single"/>
        </w:rPr>
      </w:pPr>
    </w:p>
    <w:p w14:paraId="449F824F">
      <w:pPr>
        <w:spacing w:line="240" w:lineRule="auto"/>
        <w:ind w:firstLine="0" w:firstLineChars="0"/>
        <w:rPr>
          <w:rFonts w:eastAsiaTheme="minorEastAsia"/>
          <w:b/>
          <w:sz w:val="32"/>
          <w:u w:val="single"/>
        </w:rPr>
      </w:pPr>
    </w:p>
    <w:p w14:paraId="10EA2D44">
      <w:pPr>
        <w:spacing w:line="360" w:lineRule="auto"/>
        <w:ind w:firstLine="0" w:firstLineChars="0"/>
        <w:jc w:val="center"/>
        <w:rPr>
          <w:rFonts w:eastAsia="黑体" w:cs="Times New Roman"/>
          <w:b/>
          <w:bCs/>
          <w:sz w:val="28"/>
          <w:szCs w:val="28"/>
        </w:rPr>
      </w:pPr>
      <w:r>
        <w:rPr>
          <w:rFonts w:eastAsia="黑体" w:cs="Times New Roman"/>
          <w:b/>
          <w:bCs/>
          <w:sz w:val="28"/>
          <w:szCs w:val="28"/>
        </w:rPr>
        <w:t>中国科学院大学</w:t>
      </w:r>
    </w:p>
    <w:p w14:paraId="02D7364A">
      <w:pPr>
        <w:spacing w:line="360" w:lineRule="auto"/>
        <w:ind w:firstLine="0" w:firstLineChars="0"/>
        <w:jc w:val="center"/>
        <w:rPr>
          <w:rFonts w:cs="Times New Roman"/>
          <w:b/>
          <w:bCs/>
          <w:sz w:val="28"/>
          <w:szCs w:val="28"/>
        </w:rPr>
      </w:pPr>
      <w:r>
        <w:rPr>
          <w:rFonts w:eastAsia="黑体" w:cs="Times New Roman"/>
          <w:b/>
          <w:bCs/>
          <w:sz w:val="28"/>
          <w:szCs w:val="28"/>
        </w:rPr>
        <w:t>学位论文使用授权声明</w:t>
      </w:r>
    </w:p>
    <w:p w14:paraId="154A6B49">
      <w:pPr>
        <w:ind w:firstLine="2144" w:firstLineChars="890"/>
        <w:rPr>
          <w:rFonts w:cs="Times New Roman"/>
          <w:b/>
          <w:bCs/>
        </w:rPr>
      </w:pPr>
    </w:p>
    <w:p w14:paraId="63027E0D">
      <w:pPr>
        <w:spacing w:line="360" w:lineRule="auto"/>
        <w:ind w:firstLine="480"/>
        <w:rPr>
          <w:rFonts w:cs="Times New Roman"/>
        </w:rPr>
      </w:pPr>
      <w:r>
        <w:rPr>
          <w:rFonts w:cs="Times New Roman"/>
        </w:rPr>
        <w:t>本人完全了解并同意遵守中国科学院大学有关收集、保存和使用学位论文的规定，即中国科学院大学有权按照学术研究公</w:t>
      </w:r>
      <w:r>
        <w:rPr>
          <w:rFonts w:cs="Times New Roman"/>
          <w:lang w:bidi="ar"/>
        </w:rPr>
        <w:t>开原则和保护知识产权的原则，</w:t>
      </w:r>
      <w:r>
        <w:rPr>
          <w:rFonts w:cs="Times New Roman"/>
        </w:rPr>
        <w:t xml:space="preserve"> 保留并向</w:t>
      </w:r>
      <w:r>
        <w:rPr>
          <w:rFonts w:cs="Times New Roman"/>
          <w:lang w:bidi="ar"/>
        </w:rPr>
        <w:t>国家指定或中国科学院指定机构</w:t>
      </w:r>
      <w:r>
        <w:rPr>
          <w:rFonts w:cs="Times New Roman"/>
        </w:rPr>
        <w:t>送交学位论文的电子版和印刷版文件，且电子版与印刷版内容应完全相同，允许该论文被检索、查阅和借阅，公布本学位论文的全部或部分内容，可以采用扫描、影印、缩印等复制手段以及其他法律许可的方式保存、汇编本学位论文。</w:t>
      </w:r>
    </w:p>
    <w:p w14:paraId="71AAA1D8">
      <w:pPr>
        <w:spacing w:line="360" w:lineRule="auto"/>
        <w:ind w:firstLine="480"/>
        <w:rPr>
          <w:rFonts w:cs="Times New Roman"/>
        </w:rPr>
      </w:pPr>
      <w:r>
        <w:rPr>
          <w:rFonts w:cs="Times New Roman"/>
        </w:rPr>
        <w:t>涉密及延迟公开的学位论文在解密或延迟期后适用本声明。</w:t>
      </w:r>
    </w:p>
    <w:p w14:paraId="3A0FD59A">
      <w:pPr>
        <w:spacing w:line="360" w:lineRule="auto"/>
        <w:ind w:firstLine="480" w:firstLineChars="0"/>
        <w:rPr>
          <w:rFonts w:ascii="宋体" w:hAnsi="宋体"/>
        </w:rPr>
      </w:pPr>
    </w:p>
    <w:p w14:paraId="0C8251C9">
      <w:pPr>
        <w:spacing w:line="360" w:lineRule="auto"/>
        <w:ind w:firstLine="1440" w:firstLineChars="600"/>
        <w:rPr>
          <w:rFonts w:cs="Times New Roman"/>
        </w:rPr>
      </w:pPr>
      <w:r>
        <w:rPr>
          <w:rFonts w:cs="Times New Roman"/>
        </w:rPr>
        <w:t>作者签名：                    导师签名：</w:t>
      </w:r>
    </w:p>
    <w:p w14:paraId="7E884184">
      <w:pPr>
        <w:spacing w:line="360" w:lineRule="auto"/>
        <w:ind w:firstLine="1440" w:firstLineChars="600"/>
        <w:rPr>
          <w:rFonts w:cs="Times New Roman"/>
        </w:rPr>
      </w:pPr>
      <w:r>
        <w:rPr>
          <w:rFonts w:cs="Times New Roman"/>
        </w:rPr>
        <w:t>日    期：                    日    期：</w:t>
      </w:r>
    </w:p>
    <w:p w14:paraId="53A5C64A">
      <w:pPr>
        <w:spacing w:line="240" w:lineRule="auto"/>
        <w:ind w:firstLine="5320" w:firstLineChars="1900"/>
        <w:rPr>
          <w:rFonts w:eastAsiaTheme="minorEastAsia"/>
          <w:sz w:val="28"/>
        </w:rPr>
      </w:pPr>
    </w:p>
    <w:p w14:paraId="4FA04BCA">
      <w:pPr>
        <w:spacing w:line="480" w:lineRule="exact"/>
        <w:ind w:right="140" w:firstLine="562"/>
        <w:jc w:val="left"/>
        <w:rPr>
          <w:rFonts w:cs="Times New Roman"/>
          <w:b/>
          <w:bCs/>
          <w:sz w:val="28"/>
        </w:rPr>
      </w:pPr>
    </w:p>
    <w:p w14:paraId="23232D07">
      <w:pPr>
        <w:ind w:firstLine="480"/>
        <w:rPr>
          <w:rFonts w:cs="Times New Roman"/>
        </w:rPr>
        <w:sectPr>
          <w:pgSz w:w="11906" w:h="16838"/>
          <w:pgMar w:top="1440" w:right="1797" w:bottom="1440" w:left="1797" w:header="851" w:footer="851" w:gutter="0"/>
          <w:cols w:space="425" w:num="1"/>
          <w:docGrid w:linePitch="326" w:charSpace="0"/>
        </w:sectPr>
      </w:pPr>
    </w:p>
    <w:p w14:paraId="4462E199">
      <w:pPr>
        <w:spacing w:before="480" w:after="360" w:line="240" w:lineRule="auto"/>
        <w:ind w:firstLine="0" w:firstLineChars="0"/>
        <w:jc w:val="center"/>
        <w:rPr>
          <w:rFonts w:eastAsia="黑体" w:cs="Times New Roman"/>
          <w:b/>
          <w:sz w:val="28"/>
          <w:szCs w:val="28"/>
        </w:rPr>
      </w:pPr>
      <w:r>
        <w:rPr>
          <w:rFonts w:eastAsia="黑体" w:cs="Times New Roman"/>
          <w:b/>
          <w:sz w:val="28"/>
          <w:szCs w:val="28"/>
        </w:rPr>
        <w:t>摘  要</w:t>
      </w:r>
    </w:p>
    <w:p w14:paraId="2BB70E45">
      <w:r>
        <w:t>嗅觉是人类感知外部世界的重要途径，日常生活中接触的气味大多是由数十乃至上百种分子构成的复杂混合物。个体无需精确识别混合物中的单一成分，便能对其形成“简单”或“复杂”的整体印象，这种主观感受被称为感知复杂度。本研究旨在探究气味混合物的感知复杂度如何受其客观属性</w:t>
      </w:r>
      <w:r>
        <w:rPr>
          <w:rFonts w:hint="eastAsia"/>
          <w:lang w:eastAsia="zh-CN"/>
        </w:rPr>
        <w:t>——</w:t>
      </w:r>
      <w:r>
        <w:t>成分数量与分子亚结构特征</w:t>
      </w:r>
      <w:r>
        <w:rPr>
          <w:rFonts w:hint="eastAsia"/>
          <w:lang w:eastAsia="zh-CN"/>
        </w:rPr>
        <w:t>——</w:t>
      </w:r>
      <w:r>
        <w:t>的影响，以期为嗅觉信息加工的理论争议提供行为学证据。</w:t>
      </w:r>
    </w:p>
    <w:p w14:paraId="3C204B5D"/>
    <w:p w14:paraId="576DD7F5">
      <w:r>
        <w:t>本研究包含两个递进的实验部分。研究一旨在验证成分数量对感知复杂度的影响。采用改进的排序范式，要求参与者对包含2至6种气味成分的混合物进行复杂度排序。结果显示，当成分数量从2种增至4种时，参与者的主观复杂度评分显著提升；然而，当成分数量继续增加至5种或6种时，复杂度感知趋于饱和，不再发生显著变化。这一发现表明成分数量对复杂度感知的影响存在上限，并暗示在成分数量达到一定水平后，成分的化学结构特征可能成为主导因素。</w:t>
      </w:r>
    </w:p>
    <w:p w14:paraId="5A98F16B"/>
    <w:p w14:paraId="08825BCE">
      <w:r>
        <w:t>基于此，研究二在控制成分数量均为4种的前提下，</w:t>
      </w:r>
      <w:r>
        <w:rPr>
          <w:rFonts w:hint="eastAsia"/>
          <w:lang w:val="en-US" w:eastAsia="zh-CN"/>
        </w:rPr>
        <w:t>计算</w:t>
      </w:r>
      <w:r>
        <w:t>混合物的化学结构</w:t>
      </w:r>
      <w:r>
        <w:rPr>
          <w:rFonts w:hint="eastAsia"/>
          <w:lang w:val="en-US" w:eastAsia="zh-CN"/>
        </w:rPr>
        <w:t>复杂度</w:t>
      </w:r>
      <w:r>
        <w:t>，</w:t>
      </w:r>
      <w:r>
        <w:rPr>
          <w:rFonts w:hint="eastAsia"/>
          <w:lang w:val="en-US" w:eastAsia="zh-CN"/>
        </w:rPr>
        <w:t>并采用</w:t>
      </w:r>
      <w:r>
        <w:t>排序与多维度评分两种任务范式</w:t>
      </w:r>
      <w:r>
        <w:rPr>
          <w:rFonts w:hint="eastAsia"/>
          <w:lang w:eastAsia="zh-CN"/>
        </w:rPr>
        <w:t>，</w:t>
      </w:r>
      <w:r>
        <w:t>进而</w:t>
      </w:r>
      <w:r>
        <w:rPr>
          <w:rFonts w:hint="eastAsia"/>
          <w:lang w:val="en-US" w:eastAsia="zh-CN"/>
        </w:rPr>
        <w:t>系统性</w:t>
      </w:r>
      <w:r>
        <w:t>考察化学亚结构对感知复杂度的影响。结果表明，尽管不同混合物的化学结构复杂度在计算层面存在差异，但参与者对其主观复杂度的评分并无显著区分。进一步的回归分析揭示，主观复杂度评分主要受感知强度、愉悦度及熟悉度等心理物理维度的共同驱动（R² = 0.87），而化学结构复杂度的独立贡献未达到显著水平。</w:t>
      </w:r>
    </w:p>
    <w:p w14:paraId="7AE720BE"/>
    <w:p w14:paraId="54A8695B">
      <w:r>
        <w:t>本研究验证了成分数量对气味混合物感知复杂度的有限促进作用，但并未发现分子亚结构特征对感知复杂度的直接独立影响。研究结果提示，人类嗅觉系统对混合物复杂度的表征可能并非分子结构特征的简单线性映射，而是多种感知维度在高阶认知层面整合的产物。此外，本研究的实验范式为后续探索嗅觉感知的宏观规律提供了方法学参考。</w:t>
      </w:r>
    </w:p>
    <w:p w14:paraId="1E6E91CC">
      <w:pPr>
        <w:ind w:firstLine="480"/>
        <w:rPr>
          <w:rFonts w:cs="Times New Roman"/>
        </w:rPr>
      </w:pPr>
    </w:p>
    <w:p w14:paraId="1B35F468">
      <w:pPr>
        <w:ind w:firstLine="480"/>
        <w:rPr>
          <w:rFonts w:cs="Times New Roman"/>
        </w:rPr>
      </w:pPr>
    </w:p>
    <w:p w14:paraId="55F2131C">
      <w:pPr>
        <w:ind w:firstLine="0" w:firstLineChars="0"/>
        <w:jc w:val="left"/>
        <w:rPr>
          <w:rFonts w:hint="eastAsia" w:eastAsia="宋体" w:cs="Times New Roman"/>
          <w:bCs/>
          <w:lang w:eastAsia="zh-CN"/>
        </w:rPr>
      </w:pPr>
      <w:r>
        <w:rPr>
          <w:rFonts w:cs="Times New Roman"/>
          <w:b/>
          <w:bCs/>
        </w:rPr>
        <w:t>关键词：</w:t>
      </w:r>
      <w:r>
        <w:t>嗅觉感知</w:t>
      </w:r>
      <w:r>
        <w:rPr>
          <w:rFonts w:cs="Times New Roman"/>
          <w:bCs/>
        </w:rPr>
        <w:t>，</w:t>
      </w:r>
      <w:r>
        <w:t>气味混合物</w:t>
      </w:r>
      <w:r>
        <w:rPr>
          <w:rFonts w:cs="Times New Roman"/>
          <w:bCs/>
        </w:rPr>
        <w:t>，</w:t>
      </w:r>
      <w:r>
        <w:t>感知复杂度</w:t>
      </w:r>
      <w:r>
        <w:rPr>
          <w:rFonts w:cs="Times New Roman"/>
          <w:bCs/>
        </w:rPr>
        <w:t>，</w:t>
      </w:r>
      <w:r>
        <w:t>分子亚结构</w:t>
      </w:r>
      <w:r>
        <w:rPr>
          <w:rFonts w:cs="Times New Roman"/>
          <w:bCs/>
        </w:rPr>
        <w:t>，</w:t>
      </w:r>
      <w:r>
        <w:rPr>
          <w:rFonts w:hint="eastAsia" w:cs="Times New Roman"/>
          <w:bCs/>
          <w:lang w:val="en-US" w:eastAsia="zh-CN"/>
        </w:rPr>
        <w:t>结构复杂度</w:t>
      </w:r>
    </w:p>
    <w:p w14:paraId="42D3FDE0">
      <w:pPr>
        <w:widowControl/>
        <w:ind w:firstLine="602"/>
        <w:jc w:val="left"/>
        <w:rPr>
          <w:rFonts w:cs="Times New Roman"/>
        </w:rPr>
      </w:pPr>
      <w:r>
        <w:rPr>
          <w:rFonts w:cs="Times New Roman"/>
        </w:rPr>
        <w:br w:type="page"/>
      </w:r>
    </w:p>
    <w:p w14:paraId="79BFD6C4">
      <w:pPr>
        <w:widowControl/>
        <w:ind w:firstLine="480"/>
        <w:jc w:val="left"/>
        <w:rPr>
          <w:rFonts w:cs="Times New Roman"/>
        </w:rPr>
      </w:pPr>
      <w:r>
        <w:rPr>
          <w:rFonts w:cs="Times New Roman"/>
        </w:rPr>
        <w:br w:type="page"/>
      </w:r>
    </w:p>
    <w:p w14:paraId="27C320AD">
      <w:pPr>
        <w:ind w:firstLine="480"/>
        <w:rPr>
          <w:rFonts w:cs="Times New Roman"/>
        </w:rPr>
        <w:sectPr>
          <w:footerReference r:id="rId15" w:type="first"/>
          <w:headerReference r:id="rId11" w:type="default"/>
          <w:footerReference r:id="rId13" w:type="default"/>
          <w:headerReference r:id="rId12" w:type="even"/>
          <w:footerReference r:id="rId14" w:type="even"/>
          <w:pgSz w:w="11906" w:h="16838"/>
          <w:pgMar w:top="1440" w:right="1797" w:bottom="1440" w:left="1797" w:header="851" w:footer="851" w:gutter="0"/>
          <w:pgNumType w:fmt="upperRoman" w:start="1"/>
          <w:cols w:space="425" w:num="1"/>
          <w:docGrid w:linePitch="312" w:charSpace="0"/>
        </w:sectPr>
      </w:pPr>
    </w:p>
    <w:p w14:paraId="3C5D8E81">
      <w:pPr>
        <w:spacing w:before="480" w:after="360" w:line="240" w:lineRule="auto"/>
        <w:ind w:firstLine="0" w:firstLineChars="0"/>
        <w:jc w:val="center"/>
        <w:rPr>
          <w:rFonts w:cs="Times New Roman"/>
          <w:b/>
          <w:bCs/>
          <w:sz w:val="28"/>
          <w:szCs w:val="28"/>
        </w:rPr>
      </w:pPr>
      <w:r>
        <w:rPr>
          <w:rFonts w:cs="Times New Roman"/>
          <w:b/>
          <w:bCs/>
          <w:sz w:val="28"/>
          <w:szCs w:val="28"/>
        </w:rPr>
        <w:t>Abstract</w:t>
      </w:r>
    </w:p>
    <w:p w14:paraId="4C176276">
      <w:pPr>
        <w:widowControl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Olfaction is a crucial pathway through which humans perceive the external world. Most odors encountered in daily life are complex mixtures composed of dozens or even hundreds of molecules. Without needing to precisely identify each individual component, individuals can form an overall impression of a mixture as “simple” or “complex”—a subjective experience referred to as perceived complexity. The present study aims to investigate how the perceived complexity of odor mixtures is influenced by their objective properties, namely the number of components and molecular substructure features, thereby providing behavioral evidence for theoretical debates on olfactory information processing.</w:t>
      </w:r>
    </w:p>
    <w:p w14:paraId="27217DB5">
      <w:pPr>
        <w:widowControl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p>
    <w:p w14:paraId="27870C4B">
      <w:pPr>
        <w:widowControl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This study consists of two progressive experiments. Study 1 sought to verify the effect of component number on perceived complexity. Using a modified ranking paradigm, participants were asked to rank mixtures containing 2 to 6 odor components in terms of complexity. Results showed that when the number of components increased from 2 to 4, participants’ subjective complexity ratings significantly increased. However, as the component number further increased to 5 or 6, perceived complexity reached a plateau and no longer changed significantly. This finding suggests an upper limit to the effect of component number on perceived complexity and implies that once the number of components reaches a certain level, the chemical structural features of the components may become the dominant factor.</w:t>
      </w:r>
    </w:p>
    <w:p w14:paraId="2D296FE7">
      <w:pPr>
        <w:widowControl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p>
    <w:p w14:paraId="4B1B355F">
      <w:pPr>
        <w:widowControl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 xml:space="preserve">Based on this, Study 2 kept the number of components constant at 4, calculated the chemical structural complexity of the mixtures, and systematically examined the influence of chemical substructures on perceived complexity using two task paradigms: ranking and multidimensional rating. The results revealed that although the calculated chemical structural complexity varied across different mixtures, participants’ subjective complexity ratings did not significantly differentiate between them. Further regression analysis indicated that subjective complexity ratings were primarily driven by psychophysical dimensions such as perceived intensity, pleasantness, and familiarity </w:t>
      </w:r>
      <m:oMath>
        <m:r>
          <m:rPr/>
          <w:rPr>
            <w:rFonts w:hint="default" w:ascii="Cambria Math"/>
          </w:rPr>
          <m:t>R</m:t>
        </m:r>
        <m:r>
          <m:rPr>
            <m:sty m:val="p"/>
          </m:rPr>
          <w:rPr>
            <w:rFonts w:hint="default" w:ascii="Cambria Math"/>
          </w:rPr>
          <m:t>²</m:t>
        </m:r>
        <m:r>
          <m:rPr/>
          <w:rPr>
            <w:rFonts w:hint="default" w:ascii="Cambria Math"/>
          </w:rPr>
          <m:t>=0.87</m:t>
        </m:r>
      </m:oMath>
      <w:r>
        <w:rPr>
          <w:rFonts w:hint="default" w:ascii="Times New Roman" w:hAnsi="Times New Roman" w:eastAsia="宋体" w:cstheme="minorBidi"/>
          <w:kern w:val="2"/>
          <w:sz w:val="24"/>
          <w:szCs w:val="22"/>
          <w:lang w:val="en-US" w:eastAsia="zh-CN" w:bidi="ar-SA"/>
        </w:rPr>
        <w:t>, whereas the independent contribution of chemical structural complexity did not reach statistical significance.</w:t>
      </w:r>
    </w:p>
    <w:p w14:paraId="3C7F0BF5">
      <w:pPr>
        <w:widowControl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p>
    <w:p w14:paraId="115F6931">
      <w:pPr>
        <w:ind w:firstLine="480"/>
        <w:rPr>
          <w:rFonts w:cs="Times New Roman"/>
        </w:rPr>
      </w:pPr>
      <w:r>
        <w:rPr>
          <w:rFonts w:hint="default" w:ascii="Times New Roman" w:hAnsi="Times New Roman" w:eastAsia="宋体" w:cstheme="minorBidi"/>
          <w:kern w:val="2"/>
          <w:sz w:val="24"/>
          <w:szCs w:val="22"/>
          <w:lang w:val="en-US" w:eastAsia="zh-CN" w:bidi="ar-SA"/>
        </w:rPr>
        <w:t>This study confirms the limited facilitatory effect of component number on the perceived complexity of odor mixtures but finds no direct independent effect of molecular substructure features on perceived complexity. These findings suggest that the human olfactory system’s representation of mixture complexity may not be a simple linear mapping of molecular structural features, but rather an integrative product of multiple perceptual dimensions at a higher cognitive level. Furthermore, the experimental paradigms employed in this study provide methodological references for future research exploring the macro-level regularities of olfactory perception.</w:t>
      </w:r>
    </w:p>
    <w:p w14:paraId="7FEE0A40">
      <w:pPr>
        <w:ind w:firstLine="480"/>
        <w:rPr>
          <w:rFonts w:cs="Times New Roman"/>
        </w:rPr>
      </w:pPr>
    </w:p>
    <w:p w14:paraId="6B47C287">
      <w:pPr>
        <w:ind w:firstLine="0" w:firstLineChars="0"/>
        <w:jc w:val="left"/>
        <w:rPr>
          <w:rFonts w:hint="default" w:eastAsia="宋体" w:cs="Times New Roman"/>
          <w:lang w:val="en-US" w:eastAsia="zh-CN"/>
        </w:rPr>
      </w:pPr>
      <w:r>
        <w:rPr>
          <w:rFonts w:cs="Times New Roman"/>
          <w:b/>
          <w:bCs/>
        </w:rPr>
        <w:t>Key</w:t>
      </w:r>
      <w:r>
        <w:rPr>
          <w:rFonts w:hint="eastAsia" w:cs="Times New Roman"/>
          <w:b/>
          <w:bCs/>
        </w:rPr>
        <w:t xml:space="preserve"> </w:t>
      </w:r>
      <w:r>
        <w:rPr>
          <w:rFonts w:cs="Times New Roman"/>
          <w:b/>
          <w:bCs/>
        </w:rPr>
        <w:t>Words:</w:t>
      </w:r>
      <w:r>
        <w:rPr>
          <w:rFonts w:cs="Times New Roman"/>
        </w:rPr>
        <w:t xml:space="preserve"> </w:t>
      </w:r>
      <w:r>
        <w:rPr>
          <w:rFonts w:hint="default" w:ascii="Times New Roman" w:hAnsi="Times New Roman" w:eastAsia="宋体" w:cstheme="minorBidi"/>
          <w:kern w:val="2"/>
          <w:sz w:val="24"/>
          <w:szCs w:val="22"/>
          <w:lang w:val="en-US" w:eastAsia="zh-CN" w:bidi="ar-SA"/>
        </w:rPr>
        <w:t>Olfactory perception</w:t>
      </w:r>
      <w:r>
        <w:rPr>
          <w:rFonts w:cs="Times New Roman"/>
        </w:rPr>
        <w:t>,</w:t>
      </w:r>
      <w:r>
        <w:rPr>
          <w:rFonts w:hint="default" w:ascii="Times New Roman" w:hAnsi="Times New Roman" w:eastAsia="宋体" w:cstheme="minorBidi"/>
          <w:kern w:val="2"/>
          <w:sz w:val="24"/>
          <w:szCs w:val="22"/>
          <w:lang w:val="en-US" w:eastAsia="zh-CN" w:bidi="ar-SA"/>
        </w:rPr>
        <w:t>Odor mixtures</w:t>
      </w:r>
      <w:r>
        <w:rPr>
          <w:rFonts w:cs="Times New Roman"/>
        </w:rPr>
        <w:t>,</w:t>
      </w:r>
      <w:r>
        <w:rPr>
          <w:rFonts w:hint="default" w:ascii="Times New Roman" w:hAnsi="Times New Roman" w:eastAsia="宋体" w:cstheme="minorBidi"/>
          <w:kern w:val="2"/>
          <w:sz w:val="24"/>
          <w:szCs w:val="22"/>
          <w:lang w:val="en-US" w:eastAsia="zh-CN" w:bidi="ar-SA"/>
        </w:rPr>
        <w:t>Perceived complexity</w:t>
      </w:r>
      <w:r>
        <w:rPr>
          <w:rFonts w:cs="Times New Roman"/>
        </w:rPr>
        <w:t>,</w:t>
      </w:r>
      <w:r>
        <w:rPr>
          <w:rFonts w:hint="default" w:ascii="Times New Roman" w:hAnsi="Times New Roman" w:eastAsia="宋体" w:cstheme="minorBidi"/>
          <w:kern w:val="2"/>
          <w:sz w:val="24"/>
          <w:szCs w:val="22"/>
          <w:lang w:val="en-US" w:eastAsia="zh-CN" w:bidi="ar-SA"/>
        </w:rPr>
        <w:t>Molecular substructure</w:t>
      </w:r>
      <w:r>
        <w:rPr>
          <w:rFonts w:cs="Times New Roman"/>
        </w:rPr>
        <w:t>,</w:t>
      </w:r>
      <w:r>
        <w:rPr>
          <w:rFonts w:hint="eastAsia" w:cs="Times New Roman"/>
          <w:lang w:val="en-US" w:eastAsia="zh-CN"/>
        </w:rPr>
        <w:t>Sturctural complexity</w:t>
      </w:r>
    </w:p>
    <w:p w14:paraId="0A98E1B6">
      <w:pPr>
        <w:widowControl/>
        <w:ind w:firstLine="602"/>
        <w:jc w:val="left"/>
        <w:rPr>
          <w:rFonts w:cs="Times New Roman"/>
        </w:rPr>
      </w:pPr>
      <w:r>
        <w:rPr>
          <w:rFonts w:cs="Times New Roman"/>
        </w:rPr>
        <w:br w:type="page"/>
      </w:r>
    </w:p>
    <w:p w14:paraId="6D7D5A3F">
      <w:pPr>
        <w:widowControl/>
        <w:ind w:firstLine="480"/>
        <w:jc w:val="left"/>
        <w:rPr>
          <w:rFonts w:cs="Times New Roman"/>
        </w:rPr>
      </w:pPr>
      <w:r>
        <w:rPr>
          <w:rFonts w:cs="Times New Roman"/>
        </w:rPr>
        <w:br w:type="page"/>
      </w:r>
    </w:p>
    <w:p w14:paraId="1E3F0769">
      <w:pPr>
        <w:ind w:firstLine="480"/>
        <w:rPr>
          <w:rFonts w:cs="Times New Roman"/>
        </w:rPr>
        <w:sectPr>
          <w:headerReference r:id="rId16" w:type="default"/>
          <w:headerReference r:id="rId17" w:type="even"/>
          <w:footerReference r:id="rId18" w:type="even"/>
          <w:pgSz w:w="11906" w:h="16838"/>
          <w:pgMar w:top="1440" w:right="1797" w:bottom="1440" w:left="1797" w:header="851" w:footer="851" w:gutter="0"/>
          <w:pgNumType w:fmt="upperRoman"/>
          <w:cols w:space="425" w:num="1"/>
          <w:docGrid w:linePitch="326" w:charSpace="0"/>
        </w:sectPr>
      </w:pPr>
    </w:p>
    <w:p w14:paraId="3B213A5C">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59264" behindDoc="0" locked="0" layoutInCell="1" allowOverlap="1">
                <wp:simplePos x="0" y="0"/>
                <wp:positionH relativeFrom="column">
                  <wp:posOffset>3447415</wp:posOffset>
                </wp:positionH>
                <wp:positionV relativeFrom="paragraph">
                  <wp:posOffset>-7627620</wp:posOffset>
                </wp:positionV>
                <wp:extent cx="914400" cy="609600"/>
                <wp:effectExtent l="1676400" t="38100" r="19050" b="609600"/>
                <wp:wrapNone/>
                <wp:docPr id="51" name="标注: 弯曲线形(带强调线) 51"/>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657C452B">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51" o:spid="_x0000_s1026" o:spt="45" type="#_x0000_t45" style="position:absolute;left:0pt;margin-left:271.45pt;margin-top:-600.6pt;height:48pt;width:72pt;z-index:251659264;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LL2/8GWAgAAVgUAAA4AAAAAAAAAAQAgAAAAKwEAAGRycy9lMm9Eb2MueG1sUEsFBgAA&#10;AAAGAAYAWQEAADMGAAAAAA==&#10;" adj="-39600,42660,-20565,4050,-1800,4050">
                <v:fill on="t" focussize="0,0"/>
                <v:stroke color="#000000" miterlimit="8" joinstyle="miter"/>
                <v:imagedata o:title=""/>
                <o:lock v:ext="edit" aspectratio="f"/>
                <v:textbox>
                  <w:txbxContent>
                    <w:p w14:paraId="657C452B">
                      <w:pPr>
                        <w:ind w:firstLine="480"/>
                      </w:pPr>
                    </w:p>
                  </w:txbxContent>
                </v:textbox>
              </v:shape>
            </w:pict>
          </mc:Fallback>
        </mc:AlternateContent>
      </w:r>
      <w:r>
        <w:rPr>
          <w:rFonts w:eastAsia="黑体" w:cs="Times New Roman"/>
          <w:b/>
          <w:sz w:val="28"/>
          <w:szCs w:val="28"/>
        </w:rPr>
        <w:t>目  录</w:t>
      </w:r>
    </w:p>
    <w:p w14:paraId="04C8C141">
      <w:pPr>
        <w:ind w:firstLine="480"/>
        <w:jc w:val="center"/>
        <w:rPr>
          <w:rFonts w:cs="Times New Roman"/>
          <w:szCs w:val="21"/>
        </w:rPr>
      </w:pPr>
      <w:r>
        <w:rPr>
          <w:rFonts w:cs="Times New Roman"/>
          <w:lang w:val="zh-CN"/>
        </w:rPr>
        <w:tab/>
      </w:r>
      <w:r>
        <w:rPr>
          <w:rFonts w:cs="Times New Roman"/>
          <w:lang w:val="zh-CN"/>
        </w:rPr>
        <w:tab/>
      </w:r>
      <w:r>
        <w:rPr>
          <w:rFonts w:cs="Times New Roman"/>
          <w:lang w:val="zh-CN"/>
        </w:rPr>
        <w:tab/>
      </w:r>
      <w:r>
        <w:rPr>
          <w:rFonts w:cs="Times New Roman"/>
          <w:b/>
          <w:bCs/>
          <w:lang w:val="zh-CN"/>
        </w:rPr>
        <w:tab/>
      </w:r>
      <w:r>
        <w:rPr>
          <w:rFonts w:cs="Times New Roman"/>
          <w:lang w:val="zh-CN"/>
        </w:rPr>
        <w:tab/>
      </w:r>
      <w:r>
        <w:rPr>
          <w:rFonts w:cs="Times New Roman"/>
          <w:lang w:val="zh-CN"/>
        </w:rPr>
        <w:tab/>
      </w:r>
    </w:p>
    <w:p w14:paraId="3A084A0B">
      <w:pPr>
        <w:pStyle w:val="18"/>
        <w:tabs>
          <w:tab w:val="right" w:leader="dot" w:pos="8312"/>
          <w:tab w:val="clear" w:pos="8296"/>
        </w:tabs>
      </w:pPr>
      <w:r>
        <w:rPr>
          <w:b/>
          <w:bCs/>
        </w:rPr>
        <w:fldChar w:fldCharType="begin"/>
      </w:r>
      <w:r>
        <w:rPr>
          <w:b/>
          <w:bCs/>
        </w:rPr>
        <w:instrText xml:space="preserve"> TOC \o "1-3" \h \z \u </w:instrText>
      </w:r>
      <w:r>
        <w:rPr>
          <w:b/>
          <w:bCs/>
        </w:rPr>
        <w:fldChar w:fldCharType="separate"/>
      </w:r>
      <w:r>
        <w:rPr>
          <w:bCs/>
        </w:rPr>
        <w:fldChar w:fldCharType="begin"/>
      </w:r>
      <w:r>
        <w:rPr>
          <w:bCs/>
        </w:rPr>
        <w:instrText xml:space="preserve"> HYPERLINK \l _Toc20895 </w:instrText>
      </w:r>
      <w:r>
        <w:rPr>
          <w:bCs/>
        </w:rPr>
        <w:fldChar w:fldCharType="separate"/>
      </w:r>
      <w:r>
        <w:rPr>
          <w:rFonts w:hint="default" w:ascii="Times New Roman" w:hAnsi="Times New Roman" w:eastAsia="黑体" w:cs="Times New Roman"/>
          <w:i w:val="0"/>
          <w:spacing w:val="35"/>
          <w:w w:val="100"/>
          <w:kern w:val="44"/>
          <w:position w:val="0"/>
          <w14:numSpacing w14:val="tabular"/>
        </w:rPr>
        <w:t xml:space="preserve">第1章 </w:t>
      </w:r>
      <w:r>
        <w:rPr>
          <w:rFonts w:cs="Times New Roman"/>
        </w:rPr>
        <w:t>绪论</w:t>
      </w:r>
      <w:r>
        <w:tab/>
      </w:r>
      <w:r>
        <w:fldChar w:fldCharType="begin"/>
      </w:r>
      <w:r>
        <w:instrText xml:space="preserve"> PAGEREF _Toc20895 \h </w:instrText>
      </w:r>
      <w:r>
        <w:fldChar w:fldCharType="separate"/>
      </w:r>
      <w:r>
        <w:t>1</w:t>
      </w:r>
      <w:r>
        <w:fldChar w:fldCharType="end"/>
      </w:r>
      <w:r>
        <w:rPr>
          <w:bCs/>
        </w:rPr>
        <w:fldChar w:fldCharType="end"/>
      </w:r>
    </w:p>
    <w:p w14:paraId="74CE2DBF">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_Toc3226 </w:instrText>
      </w:r>
      <w:r>
        <w:rPr>
          <w:rFonts w:eastAsia="黑体" w:cs="Times New Roman"/>
          <w:bCs/>
          <w:szCs w:val="28"/>
        </w:rPr>
        <w:fldChar w:fldCharType="separate"/>
      </w:r>
      <w:r>
        <w:rPr>
          <w:rFonts w:hint="default" w:ascii="Times New Roman" w:hAnsi="Times New Roman" w:eastAsia="黑体"/>
          <w:i w:val="0"/>
          <w:kern w:val="24"/>
        </w:rPr>
        <w:t xml:space="preserve">1.1 </w:t>
      </w:r>
      <w:r>
        <w:rPr>
          <w:rFonts w:hint="eastAsia"/>
          <w:lang w:val="en-US" w:eastAsia="zh-CN"/>
        </w:rPr>
        <w:t>研究背景</w:t>
      </w:r>
      <w:r>
        <w:tab/>
      </w:r>
      <w:r>
        <w:fldChar w:fldCharType="begin"/>
      </w:r>
      <w:r>
        <w:instrText xml:space="preserve"> PAGEREF _Toc3226 \h </w:instrText>
      </w:r>
      <w:r>
        <w:fldChar w:fldCharType="separate"/>
      </w:r>
      <w:r>
        <w:t>1</w:t>
      </w:r>
      <w:r>
        <w:fldChar w:fldCharType="end"/>
      </w:r>
      <w:r>
        <w:rPr>
          <w:rFonts w:eastAsia="黑体" w:cs="Times New Roman"/>
          <w:bCs/>
          <w:szCs w:val="28"/>
        </w:rPr>
        <w:fldChar w:fldCharType="end"/>
      </w:r>
    </w:p>
    <w:p w14:paraId="3A72D460">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_Toc27620 </w:instrText>
      </w:r>
      <w:r>
        <w:rPr>
          <w:rFonts w:eastAsia="黑体" w:cs="Times New Roman"/>
          <w:bCs/>
          <w:szCs w:val="28"/>
        </w:rPr>
        <w:fldChar w:fldCharType="separate"/>
      </w:r>
      <w:r>
        <w:rPr>
          <w:rFonts w:hint="default" w:ascii="Times New Roman" w:hAnsi="Times New Roman" w:eastAsia="黑体"/>
          <w:i w:val="0"/>
          <w:kern w:val="24"/>
        </w:rPr>
        <w:t xml:space="preserve">1.2 </w:t>
      </w:r>
      <w:r>
        <w:rPr>
          <w:rFonts w:hint="eastAsia"/>
        </w:rPr>
        <w:t>研究目的与意义</w:t>
      </w:r>
      <w:r>
        <w:tab/>
      </w:r>
      <w:r>
        <w:fldChar w:fldCharType="begin"/>
      </w:r>
      <w:r>
        <w:instrText xml:space="preserve"> PAGEREF _Toc27620 \h </w:instrText>
      </w:r>
      <w:r>
        <w:fldChar w:fldCharType="separate"/>
      </w:r>
      <w:r>
        <w:t>1</w:t>
      </w:r>
      <w:r>
        <w:fldChar w:fldCharType="end"/>
      </w:r>
      <w:r>
        <w:rPr>
          <w:rFonts w:eastAsia="黑体" w:cs="Times New Roman"/>
          <w:bCs/>
          <w:szCs w:val="28"/>
        </w:rPr>
        <w:fldChar w:fldCharType="end"/>
      </w:r>
    </w:p>
    <w:p w14:paraId="0BB739F1">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_Toc27462 </w:instrText>
      </w:r>
      <w:r>
        <w:rPr>
          <w:rFonts w:eastAsia="黑体" w:cs="Times New Roman"/>
          <w:bCs/>
          <w:szCs w:val="28"/>
        </w:rPr>
        <w:fldChar w:fldCharType="separate"/>
      </w:r>
      <w:r>
        <w:rPr>
          <w:rFonts w:hint="default" w:ascii="Times New Roman" w:hAnsi="Times New Roman" w:eastAsia="黑体" w:cs="Times New Roman"/>
          <w:i w:val="0"/>
          <w:kern w:val="24"/>
        </w:rPr>
        <w:t xml:space="preserve">1.3 </w:t>
      </w:r>
      <w:r>
        <w:rPr>
          <w:rFonts w:hint="eastAsia"/>
          <w:lang w:val="en-US" w:eastAsia="zh-CN"/>
        </w:rPr>
        <w:t>文献综述</w:t>
      </w:r>
      <w:r>
        <w:tab/>
      </w:r>
      <w:r>
        <w:fldChar w:fldCharType="begin"/>
      </w:r>
      <w:r>
        <w:instrText xml:space="preserve"> PAGEREF _Toc27462 \h </w:instrText>
      </w:r>
      <w:r>
        <w:fldChar w:fldCharType="separate"/>
      </w:r>
      <w:r>
        <w:t>1</w:t>
      </w:r>
      <w:r>
        <w:fldChar w:fldCharType="end"/>
      </w:r>
      <w:r>
        <w:rPr>
          <w:rFonts w:eastAsia="黑体" w:cs="Times New Roman"/>
          <w:bCs/>
          <w:szCs w:val="28"/>
        </w:rPr>
        <w:fldChar w:fldCharType="end"/>
      </w:r>
    </w:p>
    <w:p w14:paraId="6350BDF4">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_Toc27536 </w:instrText>
      </w:r>
      <w:r>
        <w:rPr>
          <w:rFonts w:eastAsia="黑体" w:cs="Times New Roman"/>
          <w:bCs/>
          <w:szCs w:val="28"/>
        </w:rPr>
        <w:fldChar w:fldCharType="separate"/>
      </w:r>
      <w:r>
        <w:rPr>
          <w:rFonts w:hint="default" w:ascii="Times New Roman" w:hAnsi="Times New Roman" w:eastAsia="黑体"/>
          <w:i w:val="0"/>
        </w:rPr>
        <w:t xml:space="preserve">1.3.1 </w:t>
      </w:r>
      <w:r>
        <w:rPr>
          <w:rFonts w:hint="eastAsia"/>
          <w:lang w:val="en-US" w:eastAsia="zh-CN"/>
        </w:rPr>
        <w:t>气味混合物感知的两种理论</w:t>
      </w:r>
      <w:r>
        <w:tab/>
      </w:r>
      <w:r>
        <w:fldChar w:fldCharType="begin"/>
      </w:r>
      <w:r>
        <w:instrText xml:space="preserve"> PAGEREF _Toc27536 \h </w:instrText>
      </w:r>
      <w:r>
        <w:fldChar w:fldCharType="separate"/>
      </w:r>
      <w:r>
        <w:t>1</w:t>
      </w:r>
      <w:r>
        <w:fldChar w:fldCharType="end"/>
      </w:r>
      <w:r>
        <w:rPr>
          <w:rFonts w:eastAsia="黑体" w:cs="Times New Roman"/>
          <w:bCs/>
          <w:szCs w:val="28"/>
        </w:rPr>
        <w:fldChar w:fldCharType="end"/>
      </w:r>
    </w:p>
    <w:p w14:paraId="76A52933">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_Toc11473 </w:instrText>
      </w:r>
      <w:r>
        <w:rPr>
          <w:rFonts w:eastAsia="黑体" w:cs="Times New Roman"/>
          <w:bCs/>
          <w:szCs w:val="28"/>
        </w:rPr>
        <w:fldChar w:fldCharType="separate"/>
      </w:r>
      <w:r>
        <w:rPr>
          <w:rFonts w:hint="default" w:ascii="Times New Roman" w:hAnsi="Times New Roman" w:eastAsia="黑体"/>
          <w:i w:val="0"/>
        </w:rPr>
        <w:t xml:space="preserve">1.3.2 </w:t>
      </w:r>
      <w:r>
        <w:rPr>
          <w:rFonts w:hint="eastAsia"/>
          <w:lang w:val="en-US" w:eastAsia="zh-CN"/>
        </w:rPr>
        <w:t>人类存在对气味混合物复杂度的有限感知</w:t>
      </w:r>
      <w:r>
        <w:tab/>
      </w:r>
      <w:r>
        <w:fldChar w:fldCharType="begin"/>
      </w:r>
      <w:r>
        <w:instrText xml:space="preserve"> PAGEREF _Toc11473 \h </w:instrText>
      </w:r>
      <w:r>
        <w:fldChar w:fldCharType="separate"/>
      </w:r>
      <w:r>
        <w:t>2</w:t>
      </w:r>
      <w:r>
        <w:fldChar w:fldCharType="end"/>
      </w:r>
      <w:r>
        <w:rPr>
          <w:rFonts w:eastAsia="黑体" w:cs="Times New Roman"/>
          <w:bCs/>
          <w:szCs w:val="28"/>
        </w:rPr>
        <w:fldChar w:fldCharType="end"/>
      </w:r>
    </w:p>
    <w:p w14:paraId="3C26AEC3">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_Toc10851 </w:instrText>
      </w:r>
      <w:r>
        <w:rPr>
          <w:rFonts w:eastAsia="黑体" w:cs="Times New Roman"/>
          <w:bCs/>
          <w:szCs w:val="28"/>
        </w:rPr>
        <w:fldChar w:fldCharType="separate"/>
      </w:r>
      <w:r>
        <w:rPr>
          <w:rFonts w:hint="eastAsia"/>
          <w:lang w:val="en-US" w:eastAsia="zh-CN"/>
        </w:rPr>
        <w:t>1.3.3</w:t>
      </w:r>
      <w:r>
        <w:t xml:space="preserve">  </w:t>
      </w:r>
      <w:r>
        <w:rPr>
          <w:rFonts w:hint="eastAsia"/>
          <w:lang w:val="en-US" w:eastAsia="zh-CN"/>
        </w:rPr>
        <w:t>化学亚结构与气味感知的关系</w:t>
      </w:r>
      <w:r>
        <w:tab/>
      </w:r>
      <w:r>
        <w:fldChar w:fldCharType="begin"/>
      </w:r>
      <w:r>
        <w:instrText xml:space="preserve"> PAGEREF _Toc10851 \h </w:instrText>
      </w:r>
      <w:r>
        <w:fldChar w:fldCharType="separate"/>
      </w:r>
      <w:r>
        <w:t>3</w:t>
      </w:r>
      <w:r>
        <w:fldChar w:fldCharType="end"/>
      </w:r>
      <w:r>
        <w:rPr>
          <w:rFonts w:eastAsia="黑体" w:cs="Times New Roman"/>
          <w:bCs/>
          <w:szCs w:val="28"/>
        </w:rPr>
        <w:fldChar w:fldCharType="end"/>
      </w:r>
    </w:p>
    <w:p w14:paraId="2ACDF066">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_Toc5787 </w:instrText>
      </w:r>
      <w:r>
        <w:rPr>
          <w:rFonts w:eastAsia="黑体" w:cs="Times New Roman"/>
          <w:bCs/>
          <w:szCs w:val="28"/>
        </w:rPr>
        <w:fldChar w:fldCharType="separate"/>
      </w:r>
      <w:r>
        <w:rPr>
          <w:rFonts w:hint="default" w:ascii="Times New Roman" w:hAnsi="Times New Roman" w:eastAsia="黑体"/>
          <w:i w:val="0"/>
          <w:kern w:val="24"/>
        </w:rPr>
        <w:t xml:space="preserve">1.4 </w:t>
      </w:r>
      <w:r>
        <w:rPr>
          <w:rFonts w:hint="eastAsia"/>
          <w:lang w:val="en-US" w:eastAsia="zh-CN"/>
        </w:rPr>
        <w:t>问题提出与研究框架</w:t>
      </w:r>
      <w:r>
        <w:tab/>
      </w:r>
      <w:r>
        <w:fldChar w:fldCharType="begin"/>
      </w:r>
      <w:r>
        <w:instrText xml:space="preserve"> PAGEREF _Toc5787 \h </w:instrText>
      </w:r>
      <w:r>
        <w:fldChar w:fldCharType="separate"/>
      </w:r>
      <w:r>
        <w:t>3</w:t>
      </w:r>
      <w:r>
        <w:fldChar w:fldCharType="end"/>
      </w:r>
      <w:r>
        <w:rPr>
          <w:rFonts w:eastAsia="黑体" w:cs="Times New Roman"/>
          <w:bCs/>
          <w:szCs w:val="28"/>
        </w:rPr>
        <w:fldChar w:fldCharType="end"/>
      </w:r>
    </w:p>
    <w:p w14:paraId="4030ABD5">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_Toc26709 </w:instrText>
      </w:r>
      <w:r>
        <w:rPr>
          <w:rFonts w:eastAsia="黑体" w:cs="Times New Roman"/>
          <w:bCs/>
          <w:szCs w:val="28"/>
        </w:rPr>
        <w:fldChar w:fldCharType="separate"/>
      </w:r>
      <w:r>
        <w:rPr>
          <w:rFonts w:hint="default" w:ascii="Times New Roman" w:hAnsi="Times New Roman" w:eastAsia="黑体" w:cs="Times New Roman"/>
          <w:i w:val="0"/>
          <w:spacing w:val="35"/>
          <w:w w:val="100"/>
          <w:kern w:val="44"/>
          <w:position w:val="0"/>
          <w14:numSpacing w14:val="tabular"/>
        </w:rPr>
        <w:t xml:space="preserve">第2章 </w:t>
      </w:r>
      <w:r>
        <w:rPr>
          <w:rFonts w:hint="eastAsia" w:ascii="Times New Roman" w:hAnsi="Times New Roman" w:eastAsia="黑体" w:cs="Times New Roman"/>
          <w:kern w:val="2"/>
          <w:szCs w:val="28"/>
          <w:lang w:val="en-US" w:eastAsia="zh-CN" w:bidi="ar-SA"/>
        </w:rPr>
        <w:t>研究</w:t>
      </w:r>
      <w:r>
        <w:rPr>
          <w:rFonts w:hint="eastAsia" w:cs="Times New Roman"/>
          <w:kern w:val="2"/>
          <w:szCs w:val="28"/>
          <w:lang w:val="en-US" w:eastAsia="zh-CN" w:bidi="ar-SA"/>
        </w:rPr>
        <w:t>一</w:t>
      </w:r>
      <w:r>
        <w:rPr>
          <w:rFonts w:hint="eastAsia" w:ascii="Times New Roman" w:hAnsi="Times New Roman" w:eastAsia="黑体" w:cs="Times New Roman"/>
          <w:kern w:val="2"/>
          <w:szCs w:val="28"/>
          <w:lang w:val="en-US" w:eastAsia="zh-CN" w:bidi="ar-SA"/>
        </w:rPr>
        <w:t>：</w:t>
      </w:r>
      <w:r>
        <w:rPr>
          <w:rFonts w:hint="eastAsia" w:cs="Times New Roman"/>
          <w:kern w:val="2"/>
          <w:szCs w:val="28"/>
          <w:lang w:val="en-US" w:eastAsia="zh-CN" w:bidi="ar-SA"/>
        </w:rPr>
        <w:t>成分数量</w:t>
      </w:r>
      <w:r>
        <w:rPr>
          <w:rFonts w:hint="eastAsia" w:ascii="Times New Roman" w:hAnsi="Times New Roman" w:eastAsia="黑体" w:cs="Times New Roman"/>
          <w:kern w:val="2"/>
          <w:szCs w:val="28"/>
          <w:lang w:val="en-US" w:eastAsia="zh-CN" w:bidi="ar-SA"/>
        </w:rPr>
        <w:t>对感知</w:t>
      </w:r>
      <w:r>
        <w:rPr>
          <w:rFonts w:hint="eastAsia" w:cs="Times New Roman"/>
          <w:kern w:val="2"/>
          <w:szCs w:val="28"/>
          <w:lang w:val="en-US" w:eastAsia="zh-CN" w:bidi="ar-SA"/>
        </w:rPr>
        <w:t>复杂度</w:t>
      </w:r>
      <w:r>
        <w:rPr>
          <w:rFonts w:hint="eastAsia" w:ascii="Times New Roman" w:hAnsi="Times New Roman" w:eastAsia="黑体" w:cs="Times New Roman"/>
          <w:kern w:val="2"/>
          <w:szCs w:val="28"/>
          <w:lang w:val="en-US" w:eastAsia="zh-CN" w:bidi="ar-SA"/>
        </w:rPr>
        <w:t>的影响</w:t>
      </w:r>
      <w:r>
        <w:tab/>
      </w:r>
      <w:r>
        <w:fldChar w:fldCharType="begin"/>
      </w:r>
      <w:r>
        <w:instrText xml:space="preserve"> PAGEREF _Toc26709 \h </w:instrText>
      </w:r>
      <w:r>
        <w:fldChar w:fldCharType="separate"/>
      </w:r>
      <w:r>
        <w:t>5</w:t>
      </w:r>
      <w:r>
        <w:fldChar w:fldCharType="end"/>
      </w:r>
      <w:r>
        <w:rPr>
          <w:rFonts w:eastAsia="黑体" w:cs="Times New Roman"/>
          <w:bCs/>
          <w:szCs w:val="28"/>
        </w:rPr>
        <w:fldChar w:fldCharType="end"/>
      </w:r>
    </w:p>
    <w:p w14:paraId="036EECB8">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_Toc8309 </w:instrText>
      </w:r>
      <w:r>
        <w:rPr>
          <w:rFonts w:eastAsia="黑体" w:cs="Times New Roman"/>
          <w:bCs/>
          <w:szCs w:val="28"/>
        </w:rPr>
        <w:fldChar w:fldCharType="separate"/>
      </w:r>
      <w:r>
        <w:rPr>
          <w:rFonts w:hint="default" w:ascii="Times New Roman" w:hAnsi="Times New Roman" w:eastAsia="黑体"/>
          <w:i w:val="0"/>
          <w:kern w:val="24"/>
        </w:rPr>
        <w:t xml:space="preserve">2.1 </w:t>
      </w:r>
      <w:r>
        <w:rPr>
          <w:rFonts w:hint="eastAsia"/>
          <w:lang w:val="en-US" w:eastAsia="zh-CN"/>
        </w:rPr>
        <w:t>研究方法</w:t>
      </w:r>
      <w:r>
        <w:tab/>
      </w:r>
      <w:r>
        <w:fldChar w:fldCharType="begin"/>
      </w:r>
      <w:r>
        <w:instrText xml:space="preserve"> PAGEREF _Toc8309 \h </w:instrText>
      </w:r>
      <w:r>
        <w:fldChar w:fldCharType="separate"/>
      </w:r>
      <w:r>
        <w:t>5</w:t>
      </w:r>
      <w:r>
        <w:fldChar w:fldCharType="end"/>
      </w:r>
      <w:r>
        <w:rPr>
          <w:rFonts w:eastAsia="黑体" w:cs="Times New Roman"/>
          <w:bCs/>
          <w:szCs w:val="28"/>
        </w:rPr>
        <w:fldChar w:fldCharType="end"/>
      </w:r>
    </w:p>
    <w:p w14:paraId="6F811D18">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_Toc24288 </w:instrText>
      </w:r>
      <w:r>
        <w:rPr>
          <w:rFonts w:eastAsia="黑体" w:cs="Times New Roman"/>
          <w:bCs/>
          <w:szCs w:val="28"/>
        </w:rPr>
        <w:fldChar w:fldCharType="separate"/>
      </w:r>
      <w:r>
        <w:rPr>
          <w:rFonts w:hint="default" w:ascii="Times New Roman" w:hAnsi="Times New Roman" w:eastAsia="黑体"/>
          <w:i w:val="0"/>
        </w:rPr>
        <w:t xml:space="preserve">2.1.1 </w:t>
      </w:r>
      <w:r>
        <w:rPr>
          <w:rFonts w:hint="eastAsia"/>
          <w:lang w:val="en-US" w:eastAsia="zh-CN"/>
        </w:rPr>
        <w:t>参与者</w:t>
      </w:r>
      <w:r>
        <w:tab/>
      </w:r>
      <w:r>
        <w:fldChar w:fldCharType="begin"/>
      </w:r>
      <w:r>
        <w:instrText xml:space="preserve"> PAGEREF _Toc24288 \h </w:instrText>
      </w:r>
      <w:r>
        <w:fldChar w:fldCharType="separate"/>
      </w:r>
      <w:r>
        <w:t>5</w:t>
      </w:r>
      <w:r>
        <w:fldChar w:fldCharType="end"/>
      </w:r>
      <w:r>
        <w:rPr>
          <w:rFonts w:eastAsia="黑体" w:cs="Times New Roman"/>
          <w:bCs/>
          <w:szCs w:val="28"/>
        </w:rPr>
        <w:fldChar w:fldCharType="end"/>
      </w:r>
    </w:p>
    <w:p w14:paraId="0D4915FD">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_Toc25386 </w:instrText>
      </w:r>
      <w:r>
        <w:rPr>
          <w:rFonts w:eastAsia="黑体" w:cs="Times New Roman"/>
          <w:bCs/>
          <w:szCs w:val="28"/>
        </w:rPr>
        <w:fldChar w:fldCharType="separate"/>
      </w:r>
      <w:r>
        <w:rPr>
          <w:rFonts w:hint="default" w:ascii="Times New Roman" w:hAnsi="Times New Roman" w:eastAsia="黑体"/>
          <w:i w:val="0"/>
        </w:rPr>
        <w:t xml:space="preserve">2.1.2 </w:t>
      </w:r>
      <w:r>
        <w:rPr>
          <w:rFonts w:hint="eastAsia"/>
          <w:lang w:val="en-US" w:eastAsia="zh-CN"/>
        </w:rPr>
        <w:t>嗅觉刺激</w:t>
      </w:r>
      <w:r>
        <w:tab/>
      </w:r>
      <w:r>
        <w:fldChar w:fldCharType="begin"/>
      </w:r>
      <w:r>
        <w:instrText xml:space="preserve"> PAGEREF _Toc25386 \h </w:instrText>
      </w:r>
      <w:r>
        <w:fldChar w:fldCharType="separate"/>
      </w:r>
      <w:r>
        <w:t>5</w:t>
      </w:r>
      <w:r>
        <w:fldChar w:fldCharType="end"/>
      </w:r>
      <w:r>
        <w:rPr>
          <w:rFonts w:eastAsia="黑体" w:cs="Times New Roman"/>
          <w:bCs/>
          <w:szCs w:val="28"/>
        </w:rPr>
        <w:fldChar w:fldCharType="end"/>
      </w:r>
    </w:p>
    <w:p w14:paraId="02B7E6A8">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_Toc31705 </w:instrText>
      </w:r>
      <w:r>
        <w:rPr>
          <w:rFonts w:eastAsia="黑体" w:cs="Times New Roman"/>
          <w:bCs/>
          <w:szCs w:val="28"/>
        </w:rPr>
        <w:fldChar w:fldCharType="separate"/>
      </w:r>
      <w:r>
        <w:rPr>
          <w:rFonts w:hint="default" w:ascii="Times New Roman" w:hAnsi="Times New Roman" w:eastAsia="黑体" w:cs="Times New Roman"/>
          <w:i w:val="0"/>
        </w:rPr>
        <w:t xml:space="preserve">2.1.3 </w:t>
      </w:r>
      <w:r>
        <w:rPr>
          <w:rFonts w:hint="eastAsia"/>
          <w:lang w:val="en-US" w:eastAsia="zh-CN"/>
        </w:rPr>
        <w:t>实验任务</w:t>
      </w:r>
      <w:r>
        <w:tab/>
      </w:r>
      <w:r>
        <w:fldChar w:fldCharType="begin"/>
      </w:r>
      <w:r>
        <w:instrText xml:space="preserve"> PAGEREF _Toc31705 \h </w:instrText>
      </w:r>
      <w:r>
        <w:fldChar w:fldCharType="separate"/>
      </w:r>
      <w:r>
        <w:t>6</w:t>
      </w:r>
      <w:r>
        <w:fldChar w:fldCharType="end"/>
      </w:r>
      <w:r>
        <w:rPr>
          <w:rFonts w:eastAsia="黑体" w:cs="Times New Roman"/>
          <w:bCs/>
          <w:szCs w:val="28"/>
        </w:rPr>
        <w:fldChar w:fldCharType="end"/>
      </w:r>
    </w:p>
    <w:p w14:paraId="1647E4E6">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_Toc21651 </w:instrText>
      </w:r>
      <w:r>
        <w:rPr>
          <w:rFonts w:eastAsia="黑体" w:cs="Times New Roman"/>
          <w:bCs/>
          <w:szCs w:val="28"/>
        </w:rPr>
        <w:fldChar w:fldCharType="separate"/>
      </w:r>
      <w:r>
        <w:rPr>
          <w:rFonts w:hint="default" w:ascii="Times New Roman" w:hAnsi="Times New Roman" w:eastAsia="黑体"/>
          <w:i w:val="0"/>
          <w:kern w:val="24"/>
        </w:rPr>
        <w:t xml:space="preserve">2.2 </w:t>
      </w:r>
      <w:r>
        <w:rPr>
          <w:rFonts w:hint="eastAsia"/>
          <w:lang w:val="en-US" w:eastAsia="zh-CN"/>
        </w:rPr>
        <w:t>实验结果</w:t>
      </w:r>
      <w:r>
        <w:tab/>
      </w:r>
      <w:r>
        <w:fldChar w:fldCharType="begin"/>
      </w:r>
      <w:r>
        <w:instrText xml:space="preserve"> PAGEREF _Toc21651 \h </w:instrText>
      </w:r>
      <w:r>
        <w:fldChar w:fldCharType="separate"/>
      </w:r>
      <w:r>
        <w:t>6</w:t>
      </w:r>
      <w:r>
        <w:fldChar w:fldCharType="end"/>
      </w:r>
      <w:r>
        <w:rPr>
          <w:rFonts w:eastAsia="黑体" w:cs="Times New Roman"/>
          <w:bCs/>
          <w:szCs w:val="28"/>
        </w:rPr>
        <w:fldChar w:fldCharType="end"/>
      </w:r>
    </w:p>
    <w:p w14:paraId="6B33412B">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_Toc26565 </w:instrText>
      </w:r>
      <w:r>
        <w:rPr>
          <w:rFonts w:eastAsia="黑体" w:cs="Times New Roman"/>
          <w:bCs/>
          <w:szCs w:val="28"/>
        </w:rPr>
        <w:fldChar w:fldCharType="separate"/>
      </w:r>
      <w:r>
        <w:rPr>
          <w:rFonts w:hint="default" w:ascii="Times New Roman" w:hAnsi="Times New Roman" w:eastAsia="黑体"/>
          <w:i w:val="0"/>
        </w:rPr>
        <w:t xml:space="preserve">2.2.1 </w:t>
      </w:r>
      <w:r>
        <w:rPr>
          <w:rFonts w:hint="eastAsia"/>
        </w:rPr>
        <w:t>实验一：对n-1，n，n+1气味混合物的排序</w:t>
      </w:r>
      <w:r>
        <w:tab/>
      </w:r>
      <w:r>
        <w:fldChar w:fldCharType="begin"/>
      </w:r>
      <w:r>
        <w:instrText xml:space="preserve"> PAGEREF _Toc26565 \h </w:instrText>
      </w:r>
      <w:r>
        <w:fldChar w:fldCharType="separate"/>
      </w:r>
      <w:r>
        <w:t>6</w:t>
      </w:r>
      <w:r>
        <w:fldChar w:fldCharType="end"/>
      </w:r>
      <w:r>
        <w:rPr>
          <w:rFonts w:eastAsia="黑体" w:cs="Times New Roman"/>
          <w:bCs/>
          <w:szCs w:val="28"/>
        </w:rPr>
        <w:fldChar w:fldCharType="end"/>
      </w:r>
    </w:p>
    <w:p w14:paraId="16FA6694">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_Toc1280 </w:instrText>
      </w:r>
      <w:r>
        <w:rPr>
          <w:rFonts w:eastAsia="黑体" w:cs="Times New Roman"/>
          <w:bCs/>
          <w:szCs w:val="28"/>
        </w:rPr>
        <w:fldChar w:fldCharType="separate"/>
      </w:r>
      <w:r>
        <w:rPr>
          <w:rFonts w:hint="default" w:ascii="Times New Roman" w:hAnsi="Times New Roman" w:eastAsia="黑体"/>
          <w:i w:val="0"/>
        </w:rPr>
        <w:t xml:space="preserve">2.2.2 </w:t>
      </w:r>
      <w:r>
        <w:rPr>
          <w:rFonts w:hint="eastAsia" w:ascii="Times New Roman" w:hAnsi="Times New Roman" w:eastAsia="黑体" w:cs="Times New Roman"/>
          <w:bCs w:val="0"/>
          <w:kern w:val="2"/>
          <w:szCs w:val="24"/>
          <w:lang w:val="en-US" w:eastAsia="zh-CN" w:bidi="ar-SA"/>
        </w:rPr>
        <w:t>实验二：对n-2，n，n+2气味混合物的排序</w:t>
      </w:r>
      <w:r>
        <w:tab/>
      </w:r>
      <w:r>
        <w:fldChar w:fldCharType="begin"/>
      </w:r>
      <w:r>
        <w:instrText xml:space="preserve"> PAGEREF _Toc1280 \h </w:instrText>
      </w:r>
      <w:r>
        <w:fldChar w:fldCharType="separate"/>
      </w:r>
      <w:r>
        <w:t>8</w:t>
      </w:r>
      <w:r>
        <w:fldChar w:fldCharType="end"/>
      </w:r>
      <w:r>
        <w:rPr>
          <w:rFonts w:eastAsia="黑体" w:cs="Times New Roman"/>
          <w:bCs/>
          <w:szCs w:val="28"/>
        </w:rPr>
        <w:fldChar w:fldCharType="end"/>
      </w:r>
    </w:p>
    <w:p w14:paraId="6FA4B4AD">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_Toc23558 </w:instrText>
      </w:r>
      <w:r>
        <w:rPr>
          <w:rFonts w:eastAsia="黑体" w:cs="Times New Roman"/>
          <w:bCs/>
          <w:szCs w:val="28"/>
        </w:rPr>
        <w:fldChar w:fldCharType="separate"/>
      </w:r>
      <w:r>
        <w:rPr>
          <w:rFonts w:hint="default" w:ascii="Times New Roman" w:hAnsi="Times New Roman" w:eastAsia="黑体"/>
          <w:i w:val="0"/>
          <w:kern w:val="24"/>
        </w:rPr>
        <w:t xml:space="preserve">2.3 </w:t>
      </w:r>
      <w:r>
        <w:rPr>
          <w:rFonts w:hint="eastAsia"/>
          <w:lang w:val="en-US" w:eastAsia="zh-CN"/>
        </w:rPr>
        <w:t>讨论</w:t>
      </w:r>
      <w:r>
        <w:tab/>
      </w:r>
      <w:r>
        <w:fldChar w:fldCharType="begin"/>
      </w:r>
      <w:r>
        <w:instrText xml:space="preserve"> PAGEREF _Toc23558 \h </w:instrText>
      </w:r>
      <w:r>
        <w:fldChar w:fldCharType="separate"/>
      </w:r>
      <w:r>
        <w:t>9</w:t>
      </w:r>
      <w:r>
        <w:fldChar w:fldCharType="end"/>
      </w:r>
      <w:r>
        <w:rPr>
          <w:rFonts w:eastAsia="黑体" w:cs="Times New Roman"/>
          <w:bCs/>
          <w:szCs w:val="28"/>
        </w:rPr>
        <w:fldChar w:fldCharType="end"/>
      </w:r>
    </w:p>
    <w:p w14:paraId="6DD5DFA0">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_Toc28993 </w:instrText>
      </w:r>
      <w:r>
        <w:rPr>
          <w:rFonts w:eastAsia="黑体" w:cs="Times New Roman"/>
          <w:bCs/>
          <w:szCs w:val="28"/>
        </w:rPr>
        <w:fldChar w:fldCharType="separate"/>
      </w:r>
      <w:r>
        <w:rPr>
          <w:rFonts w:hint="default" w:ascii="Times New Roman" w:hAnsi="Times New Roman" w:eastAsia="黑体"/>
          <w:i w:val="0"/>
          <w:spacing w:val="35"/>
          <w:w w:val="100"/>
          <w:kern w:val="44"/>
          <w:position w:val="0"/>
          <w14:numSpacing w14:val="tabular"/>
        </w:rPr>
        <w:t xml:space="preserve">第3章 </w:t>
      </w:r>
      <w:r>
        <w:rPr>
          <w:rFonts w:hint="eastAsia" w:ascii="黑体" w:hAnsi="黑体" w:eastAsia="黑体" w:cs="黑体"/>
          <w:bCs/>
          <w:kern w:val="2"/>
          <w:szCs w:val="28"/>
          <w:lang w:val="en-US" w:eastAsia="zh-CN" w:bidi="ar-SA"/>
        </w:rPr>
        <w:t>研究二：化学亚结构对感知复杂度的影响</w:t>
      </w:r>
      <w:r>
        <w:tab/>
      </w:r>
      <w:r>
        <w:fldChar w:fldCharType="begin"/>
      </w:r>
      <w:r>
        <w:instrText xml:space="preserve"> PAGEREF _Toc28993 \h </w:instrText>
      </w:r>
      <w:r>
        <w:fldChar w:fldCharType="separate"/>
      </w:r>
      <w:r>
        <w:t>10</w:t>
      </w:r>
      <w:r>
        <w:fldChar w:fldCharType="end"/>
      </w:r>
      <w:r>
        <w:rPr>
          <w:rFonts w:eastAsia="黑体" w:cs="Times New Roman"/>
          <w:bCs/>
          <w:szCs w:val="28"/>
        </w:rPr>
        <w:fldChar w:fldCharType="end"/>
      </w:r>
    </w:p>
    <w:p w14:paraId="0CBFB7C7">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_Toc12125 </w:instrText>
      </w:r>
      <w:r>
        <w:rPr>
          <w:rFonts w:eastAsia="黑体" w:cs="Times New Roman"/>
          <w:bCs/>
          <w:szCs w:val="28"/>
        </w:rPr>
        <w:fldChar w:fldCharType="separate"/>
      </w:r>
      <w:r>
        <w:rPr>
          <w:rFonts w:hint="default" w:ascii="Times New Roman" w:hAnsi="Times New Roman" w:eastAsia="黑体"/>
          <w:i w:val="0"/>
          <w:kern w:val="24"/>
        </w:rPr>
        <w:t xml:space="preserve">3.1 </w:t>
      </w:r>
      <w:r>
        <w:rPr>
          <w:rFonts w:hint="eastAsia" w:ascii="黑体" w:hAnsi="黑体" w:eastAsia="黑体" w:cs="黑体"/>
          <w:kern w:val="2"/>
          <w:szCs w:val="22"/>
          <w:lang w:val="en-US" w:eastAsia="zh-CN" w:bidi="ar-SA"/>
        </w:rPr>
        <w:t>气味材料与复杂度计算</w:t>
      </w:r>
      <w:r>
        <w:tab/>
      </w:r>
      <w:r>
        <w:fldChar w:fldCharType="begin"/>
      </w:r>
      <w:r>
        <w:instrText xml:space="preserve"> PAGEREF _Toc12125 \h </w:instrText>
      </w:r>
      <w:r>
        <w:fldChar w:fldCharType="separate"/>
      </w:r>
      <w:r>
        <w:t>10</w:t>
      </w:r>
      <w:r>
        <w:fldChar w:fldCharType="end"/>
      </w:r>
      <w:r>
        <w:rPr>
          <w:rFonts w:eastAsia="黑体" w:cs="Times New Roman"/>
          <w:bCs/>
          <w:szCs w:val="28"/>
        </w:rPr>
        <w:fldChar w:fldCharType="end"/>
      </w:r>
    </w:p>
    <w:p w14:paraId="0500AAE4">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_Toc21904 </w:instrText>
      </w:r>
      <w:r>
        <w:rPr>
          <w:rFonts w:eastAsia="黑体" w:cs="Times New Roman"/>
          <w:bCs/>
          <w:szCs w:val="28"/>
        </w:rPr>
        <w:fldChar w:fldCharType="separate"/>
      </w:r>
      <w:r>
        <w:rPr>
          <w:rFonts w:hint="default" w:ascii="Times New Roman" w:hAnsi="Times New Roman" w:eastAsia="黑体"/>
          <w:i w:val="0"/>
        </w:rPr>
        <w:t xml:space="preserve">3.1.1 </w:t>
      </w:r>
      <w:r>
        <w:rPr>
          <w:rFonts w:hint="eastAsia"/>
        </w:rPr>
        <w:t>基于RDKit指纹的平均法</w:t>
      </w:r>
      <w:r>
        <w:tab/>
      </w:r>
      <w:r>
        <w:fldChar w:fldCharType="begin"/>
      </w:r>
      <w:r>
        <w:instrText xml:space="preserve"> PAGEREF _Toc21904 \h </w:instrText>
      </w:r>
      <w:r>
        <w:fldChar w:fldCharType="separate"/>
      </w:r>
      <w:r>
        <w:t>10</w:t>
      </w:r>
      <w:r>
        <w:fldChar w:fldCharType="end"/>
      </w:r>
      <w:r>
        <w:rPr>
          <w:rFonts w:eastAsia="黑体" w:cs="Times New Roman"/>
          <w:bCs/>
          <w:szCs w:val="28"/>
        </w:rPr>
        <w:fldChar w:fldCharType="end"/>
      </w:r>
    </w:p>
    <w:p w14:paraId="2C5B3D6C">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_Toc29587 </w:instrText>
      </w:r>
      <w:r>
        <w:rPr>
          <w:rFonts w:eastAsia="黑体" w:cs="Times New Roman"/>
          <w:bCs/>
          <w:szCs w:val="28"/>
        </w:rPr>
        <w:fldChar w:fldCharType="separate"/>
      </w:r>
      <w:r>
        <w:rPr>
          <w:rFonts w:hint="default" w:ascii="Times New Roman" w:hAnsi="Times New Roman" w:eastAsia="黑体"/>
          <w:i w:val="0"/>
        </w:rPr>
        <w:t xml:space="preserve">3.1.2 </w:t>
      </w:r>
      <w:r>
        <w:rPr>
          <w:rFonts w:hint="eastAsia" w:ascii="黑体" w:hAnsi="黑体" w:eastAsia="黑体" w:cs="黑体"/>
          <w:kern w:val="2"/>
          <w:szCs w:val="22"/>
          <w:lang w:val="en-US" w:eastAsia="zh-CN" w:bidi="ar-SA"/>
        </w:rPr>
        <w:t>基于Dragon描述符的向量余弦法</w:t>
      </w:r>
      <w:r>
        <w:tab/>
      </w:r>
      <w:r>
        <w:fldChar w:fldCharType="begin"/>
      </w:r>
      <w:r>
        <w:instrText xml:space="preserve"> PAGEREF _Toc29587 \h </w:instrText>
      </w:r>
      <w:r>
        <w:fldChar w:fldCharType="separate"/>
      </w:r>
      <w:r>
        <w:t>12</w:t>
      </w:r>
      <w:r>
        <w:fldChar w:fldCharType="end"/>
      </w:r>
      <w:r>
        <w:rPr>
          <w:rFonts w:eastAsia="黑体" w:cs="Times New Roman"/>
          <w:bCs/>
          <w:szCs w:val="28"/>
        </w:rPr>
        <w:fldChar w:fldCharType="end"/>
      </w:r>
    </w:p>
    <w:p w14:paraId="161B6054">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_Toc4391 </w:instrText>
      </w:r>
      <w:r>
        <w:rPr>
          <w:rFonts w:eastAsia="黑体" w:cs="Times New Roman"/>
          <w:bCs/>
          <w:szCs w:val="28"/>
        </w:rPr>
        <w:fldChar w:fldCharType="separate"/>
      </w:r>
      <w:r>
        <w:rPr>
          <w:rFonts w:hint="default" w:ascii="Times New Roman" w:hAnsi="Times New Roman" w:eastAsia="黑体"/>
          <w:i w:val="0"/>
          <w:szCs w:val="28"/>
        </w:rPr>
        <w:t xml:space="preserve">3.1.3 </w:t>
      </w:r>
      <w:r>
        <w:rPr>
          <w:rFonts w:hint="eastAsia" w:ascii="黑体" w:hAnsi="黑体" w:eastAsia="黑体" w:cs="黑体"/>
          <w:kern w:val="2"/>
          <w:szCs w:val="22"/>
          <w:lang w:val="en-US" w:eastAsia="zh-CN" w:bidi="ar-SA"/>
        </w:rPr>
        <w:t>两种算法的结果比较</w:t>
      </w:r>
      <w:r>
        <w:tab/>
      </w:r>
      <w:r>
        <w:fldChar w:fldCharType="begin"/>
      </w:r>
      <w:r>
        <w:instrText xml:space="preserve"> PAGEREF _Toc4391 \h </w:instrText>
      </w:r>
      <w:r>
        <w:fldChar w:fldCharType="separate"/>
      </w:r>
      <w:r>
        <w:t>13</w:t>
      </w:r>
      <w:r>
        <w:fldChar w:fldCharType="end"/>
      </w:r>
      <w:r>
        <w:rPr>
          <w:rFonts w:eastAsia="黑体" w:cs="Times New Roman"/>
          <w:bCs/>
          <w:szCs w:val="28"/>
        </w:rPr>
        <w:fldChar w:fldCharType="end"/>
      </w:r>
    </w:p>
    <w:p w14:paraId="4B25CAD2">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_Toc5443 </w:instrText>
      </w:r>
      <w:r>
        <w:rPr>
          <w:rFonts w:eastAsia="黑体" w:cs="Times New Roman"/>
          <w:bCs/>
          <w:szCs w:val="28"/>
        </w:rPr>
        <w:fldChar w:fldCharType="separate"/>
      </w:r>
      <w:r>
        <w:rPr>
          <w:rFonts w:hint="default" w:ascii="Times New Roman" w:hAnsi="Times New Roman" w:eastAsia="黑体"/>
          <w:i w:val="0"/>
          <w:kern w:val="24"/>
        </w:rPr>
        <w:t xml:space="preserve">3.2 </w:t>
      </w:r>
      <w:r>
        <w:rPr>
          <w:rFonts w:hint="eastAsia" w:ascii="黑体" w:hAnsi="黑体" w:eastAsia="黑体" w:cs="黑体"/>
          <w:kern w:val="2"/>
          <w:szCs w:val="22"/>
          <w:lang w:val="en-US" w:eastAsia="zh-CN" w:bidi="ar-SA"/>
        </w:rPr>
        <w:t>实验三：分组排序任务</w:t>
      </w:r>
      <w:r>
        <w:tab/>
      </w:r>
      <w:r>
        <w:fldChar w:fldCharType="begin"/>
      </w:r>
      <w:r>
        <w:instrText xml:space="preserve"> PAGEREF _Toc5443 \h </w:instrText>
      </w:r>
      <w:r>
        <w:fldChar w:fldCharType="separate"/>
      </w:r>
      <w:r>
        <w:t>14</w:t>
      </w:r>
      <w:r>
        <w:fldChar w:fldCharType="end"/>
      </w:r>
      <w:r>
        <w:rPr>
          <w:rFonts w:eastAsia="黑体" w:cs="Times New Roman"/>
          <w:bCs/>
          <w:szCs w:val="28"/>
        </w:rPr>
        <w:fldChar w:fldCharType="end"/>
      </w:r>
    </w:p>
    <w:p w14:paraId="354A66AE">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_Toc26453 </w:instrText>
      </w:r>
      <w:r>
        <w:rPr>
          <w:rFonts w:eastAsia="黑体" w:cs="Times New Roman"/>
          <w:bCs/>
          <w:szCs w:val="28"/>
        </w:rPr>
        <w:fldChar w:fldCharType="separate"/>
      </w:r>
      <w:r>
        <w:rPr>
          <w:rFonts w:hint="default" w:ascii="Times New Roman" w:hAnsi="Times New Roman" w:eastAsia="黑体"/>
          <w:i w:val="0"/>
        </w:rPr>
        <w:t xml:space="preserve">3.2.1 </w:t>
      </w:r>
      <w:r>
        <w:rPr>
          <w:rFonts w:hint="eastAsia"/>
          <w:lang w:val="en-US" w:eastAsia="zh-CN"/>
        </w:rPr>
        <w:t>混合物分组</w:t>
      </w:r>
      <w:r>
        <w:tab/>
      </w:r>
      <w:r>
        <w:fldChar w:fldCharType="begin"/>
      </w:r>
      <w:r>
        <w:instrText xml:space="preserve"> PAGEREF _Toc26453 \h </w:instrText>
      </w:r>
      <w:r>
        <w:fldChar w:fldCharType="separate"/>
      </w:r>
      <w:r>
        <w:t>14</w:t>
      </w:r>
      <w:r>
        <w:fldChar w:fldCharType="end"/>
      </w:r>
      <w:r>
        <w:rPr>
          <w:rFonts w:eastAsia="黑体" w:cs="Times New Roman"/>
          <w:bCs/>
          <w:szCs w:val="28"/>
        </w:rPr>
        <w:fldChar w:fldCharType="end"/>
      </w:r>
    </w:p>
    <w:p w14:paraId="5114E8F1">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_Toc14109 </w:instrText>
      </w:r>
      <w:r>
        <w:rPr>
          <w:rFonts w:eastAsia="黑体" w:cs="Times New Roman"/>
          <w:bCs/>
          <w:szCs w:val="28"/>
        </w:rPr>
        <w:fldChar w:fldCharType="separate"/>
      </w:r>
      <w:r>
        <w:rPr>
          <w:rFonts w:hint="default" w:ascii="Times New Roman" w:hAnsi="Times New Roman" w:eastAsia="黑体"/>
          <w:i w:val="0"/>
        </w:rPr>
        <w:t xml:space="preserve">3.2.2 </w:t>
      </w:r>
      <w:r>
        <w:rPr>
          <w:rFonts w:hint="eastAsia"/>
          <w:lang w:val="en-US" w:eastAsia="zh-CN"/>
        </w:rPr>
        <w:t>实验任务</w:t>
      </w:r>
      <w:r>
        <w:tab/>
      </w:r>
      <w:r>
        <w:fldChar w:fldCharType="begin"/>
      </w:r>
      <w:r>
        <w:instrText xml:space="preserve"> PAGEREF _Toc14109 \h </w:instrText>
      </w:r>
      <w:r>
        <w:fldChar w:fldCharType="separate"/>
      </w:r>
      <w:r>
        <w:t>14</w:t>
      </w:r>
      <w:r>
        <w:fldChar w:fldCharType="end"/>
      </w:r>
      <w:r>
        <w:rPr>
          <w:rFonts w:eastAsia="黑体" w:cs="Times New Roman"/>
          <w:bCs/>
          <w:szCs w:val="28"/>
        </w:rPr>
        <w:fldChar w:fldCharType="end"/>
      </w:r>
    </w:p>
    <w:p w14:paraId="4FA26AC9">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_Toc4670 </w:instrText>
      </w:r>
      <w:r>
        <w:rPr>
          <w:rFonts w:eastAsia="黑体" w:cs="Times New Roman"/>
          <w:bCs/>
          <w:szCs w:val="28"/>
        </w:rPr>
        <w:fldChar w:fldCharType="separate"/>
      </w:r>
      <w:r>
        <w:rPr>
          <w:rFonts w:hint="default" w:ascii="Times New Roman" w:hAnsi="Times New Roman" w:eastAsia="黑体" w:cs="黑体"/>
          <w:i w:val="0"/>
          <w:kern w:val="2"/>
          <w:szCs w:val="22"/>
          <w:lang w:val="en-US" w:eastAsia="zh-CN" w:bidi="ar-SA"/>
        </w:rPr>
        <w:t xml:space="preserve">3.2.3 </w:t>
      </w:r>
      <w:r>
        <w:rPr>
          <w:rFonts w:hint="eastAsia" w:ascii="黑体" w:hAnsi="黑体" w:eastAsia="黑体" w:cs="黑体"/>
          <w:kern w:val="2"/>
          <w:szCs w:val="22"/>
          <w:lang w:val="en-US" w:eastAsia="zh-CN" w:bidi="ar-SA"/>
        </w:rPr>
        <w:t>感知复杂度比较结果</w:t>
      </w:r>
      <w:r>
        <w:tab/>
      </w:r>
      <w:r>
        <w:fldChar w:fldCharType="begin"/>
      </w:r>
      <w:r>
        <w:instrText xml:space="preserve"> PAGEREF _Toc4670 \h </w:instrText>
      </w:r>
      <w:r>
        <w:fldChar w:fldCharType="separate"/>
      </w:r>
      <w:r>
        <w:t>14</w:t>
      </w:r>
      <w:r>
        <w:fldChar w:fldCharType="end"/>
      </w:r>
      <w:r>
        <w:rPr>
          <w:rFonts w:eastAsia="黑体" w:cs="Times New Roman"/>
          <w:bCs/>
          <w:szCs w:val="28"/>
        </w:rPr>
        <w:fldChar w:fldCharType="end"/>
      </w:r>
    </w:p>
    <w:p w14:paraId="55909269">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_Toc3099 </w:instrText>
      </w:r>
      <w:r>
        <w:rPr>
          <w:rFonts w:eastAsia="黑体" w:cs="Times New Roman"/>
          <w:bCs/>
          <w:szCs w:val="28"/>
        </w:rPr>
        <w:fldChar w:fldCharType="separate"/>
      </w:r>
      <w:r>
        <w:rPr>
          <w:rFonts w:hint="default" w:ascii="Times New Roman" w:hAnsi="Times New Roman" w:eastAsia="黑体" w:cs="黑体"/>
          <w:i w:val="0"/>
          <w:kern w:val="2"/>
          <w:szCs w:val="22"/>
          <w:lang w:val="en-US" w:eastAsia="zh-CN" w:bidi="ar-SA"/>
        </w:rPr>
        <w:t xml:space="preserve">3.2.4 </w:t>
      </w:r>
      <w:r>
        <w:rPr>
          <w:rFonts w:hint="eastAsia" w:ascii="黑体" w:hAnsi="黑体" w:cs="黑体"/>
          <w:kern w:val="2"/>
          <w:szCs w:val="22"/>
          <w:lang w:val="en-US" w:eastAsia="zh-CN" w:bidi="ar-SA"/>
        </w:rPr>
        <w:t>讨论</w:t>
      </w:r>
      <w:r>
        <w:tab/>
      </w:r>
      <w:r>
        <w:fldChar w:fldCharType="begin"/>
      </w:r>
      <w:r>
        <w:instrText xml:space="preserve"> PAGEREF _Toc3099 \h </w:instrText>
      </w:r>
      <w:r>
        <w:fldChar w:fldCharType="separate"/>
      </w:r>
      <w:r>
        <w:t>15</w:t>
      </w:r>
      <w:r>
        <w:fldChar w:fldCharType="end"/>
      </w:r>
      <w:r>
        <w:rPr>
          <w:rFonts w:eastAsia="黑体" w:cs="Times New Roman"/>
          <w:bCs/>
          <w:szCs w:val="28"/>
        </w:rPr>
        <w:fldChar w:fldCharType="end"/>
      </w:r>
    </w:p>
    <w:p w14:paraId="7B626FE0">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_Toc31928 </w:instrText>
      </w:r>
      <w:r>
        <w:rPr>
          <w:rFonts w:eastAsia="黑体" w:cs="Times New Roman"/>
          <w:bCs/>
          <w:szCs w:val="28"/>
        </w:rPr>
        <w:fldChar w:fldCharType="separate"/>
      </w:r>
      <w:r>
        <w:rPr>
          <w:rFonts w:hint="default" w:ascii="Times New Roman" w:hAnsi="Times New Roman" w:eastAsia="黑体"/>
          <w:i w:val="0"/>
          <w:kern w:val="24"/>
        </w:rPr>
        <w:t xml:space="preserve">3.3 </w:t>
      </w:r>
      <w:r>
        <w:rPr>
          <w:rFonts w:hint="eastAsia" w:ascii="黑体" w:hAnsi="黑体" w:eastAsia="黑体" w:cs="黑体"/>
          <w:kern w:val="2"/>
          <w:szCs w:val="22"/>
          <w:lang w:val="en-US" w:eastAsia="zh-CN" w:bidi="ar-SA"/>
        </w:rPr>
        <w:t>实验</w:t>
      </w:r>
      <w:r>
        <w:rPr>
          <w:rFonts w:hint="eastAsia" w:ascii="黑体" w:hAnsi="黑体" w:cs="黑体"/>
          <w:kern w:val="2"/>
          <w:szCs w:val="22"/>
          <w:lang w:val="en-US" w:eastAsia="zh-CN" w:bidi="ar-SA"/>
        </w:rPr>
        <w:t>四</w:t>
      </w:r>
      <w:r>
        <w:rPr>
          <w:rFonts w:hint="eastAsia" w:ascii="黑体" w:hAnsi="黑体" w:eastAsia="黑体" w:cs="黑体"/>
          <w:kern w:val="2"/>
          <w:szCs w:val="22"/>
          <w:lang w:val="en-US" w:eastAsia="zh-CN" w:bidi="ar-SA"/>
        </w:rPr>
        <w:t>：多维度评分</w:t>
      </w:r>
      <w:r>
        <w:tab/>
      </w:r>
      <w:r>
        <w:fldChar w:fldCharType="begin"/>
      </w:r>
      <w:r>
        <w:instrText xml:space="preserve"> PAGEREF _Toc31928 \h </w:instrText>
      </w:r>
      <w:r>
        <w:fldChar w:fldCharType="separate"/>
      </w:r>
      <w:r>
        <w:t>15</w:t>
      </w:r>
      <w:r>
        <w:fldChar w:fldCharType="end"/>
      </w:r>
      <w:r>
        <w:rPr>
          <w:rFonts w:eastAsia="黑体" w:cs="Times New Roman"/>
          <w:bCs/>
          <w:szCs w:val="28"/>
        </w:rPr>
        <w:fldChar w:fldCharType="end"/>
      </w:r>
    </w:p>
    <w:p w14:paraId="7501A20B">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_Toc20602 </w:instrText>
      </w:r>
      <w:r>
        <w:rPr>
          <w:rFonts w:eastAsia="黑体" w:cs="Times New Roman"/>
          <w:bCs/>
          <w:szCs w:val="28"/>
        </w:rPr>
        <w:fldChar w:fldCharType="separate"/>
      </w:r>
      <w:r>
        <w:rPr>
          <w:rFonts w:hint="default" w:ascii="Times New Roman" w:hAnsi="Times New Roman" w:eastAsia="黑体"/>
          <w:i w:val="0"/>
          <w:lang w:val="en-US" w:eastAsia="zh-CN"/>
        </w:rPr>
        <w:t xml:space="preserve">3.3.1 </w:t>
      </w:r>
      <w:r>
        <w:rPr>
          <w:rFonts w:hint="eastAsia"/>
          <w:lang w:val="en-US" w:eastAsia="zh-CN"/>
        </w:rPr>
        <w:t>研究方法</w:t>
      </w:r>
      <w:r>
        <w:tab/>
      </w:r>
      <w:r>
        <w:fldChar w:fldCharType="begin"/>
      </w:r>
      <w:r>
        <w:instrText xml:space="preserve"> PAGEREF _Toc20602 \h </w:instrText>
      </w:r>
      <w:r>
        <w:fldChar w:fldCharType="separate"/>
      </w:r>
      <w:r>
        <w:t>15</w:t>
      </w:r>
      <w:r>
        <w:fldChar w:fldCharType="end"/>
      </w:r>
      <w:r>
        <w:rPr>
          <w:rFonts w:eastAsia="黑体" w:cs="Times New Roman"/>
          <w:bCs/>
          <w:szCs w:val="28"/>
        </w:rPr>
        <w:fldChar w:fldCharType="end"/>
      </w:r>
    </w:p>
    <w:p w14:paraId="09FD8962">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_Toc25560 </w:instrText>
      </w:r>
      <w:r>
        <w:rPr>
          <w:rFonts w:eastAsia="黑体" w:cs="Times New Roman"/>
          <w:bCs/>
          <w:szCs w:val="28"/>
        </w:rPr>
        <w:fldChar w:fldCharType="separate"/>
      </w:r>
      <w:r>
        <w:rPr>
          <w:rFonts w:hint="default" w:ascii="Times New Roman" w:hAnsi="Times New Roman" w:eastAsia="黑体"/>
          <w:i w:val="0"/>
          <w:lang w:val="en-US" w:eastAsia="zh-CN"/>
        </w:rPr>
        <w:t xml:space="preserve">3.3.2 </w:t>
      </w:r>
      <w:r>
        <w:rPr>
          <w:rFonts w:hint="eastAsia"/>
          <w:lang w:val="en-US" w:eastAsia="zh-CN"/>
        </w:rPr>
        <w:t>多维度评分结果</w:t>
      </w:r>
      <w:r>
        <w:tab/>
      </w:r>
      <w:r>
        <w:fldChar w:fldCharType="begin"/>
      </w:r>
      <w:r>
        <w:instrText xml:space="preserve"> PAGEREF _Toc25560 \h </w:instrText>
      </w:r>
      <w:r>
        <w:fldChar w:fldCharType="separate"/>
      </w:r>
      <w:r>
        <w:t>16</w:t>
      </w:r>
      <w:r>
        <w:fldChar w:fldCharType="end"/>
      </w:r>
      <w:r>
        <w:rPr>
          <w:rFonts w:eastAsia="黑体" w:cs="Times New Roman"/>
          <w:bCs/>
          <w:szCs w:val="28"/>
        </w:rPr>
        <w:fldChar w:fldCharType="end"/>
      </w:r>
    </w:p>
    <w:p w14:paraId="404C1977">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_Toc16255 </w:instrText>
      </w:r>
      <w:r>
        <w:rPr>
          <w:rFonts w:eastAsia="黑体" w:cs="Times New Roman"/>
          <w:bCs/>
          <w:szCs w:val="28"/>
        </w:rPr>
        <w:fldChar w:fldCharType="separate"/>
      </w:r>
      <w:r>
        <w:rPr>
          <w:rFonts w:hint="default" w:ascii="Times New Roman" w:hAnsi="Times New Roman" w:eastAsia="黑体"/>
          <w:i w:val="0"/>
          <w:lang w:val="en-US" w:eastAsia="zh-CN"/>
        </w:rPr>
        <w:t xml:space="preserve">3.3.3 </w:t>
      </w:r>
      <w:r>
        <w:rPr>
          <w:rFonts w:hint="eastAsia"/>
          <w:lang w:val="en-US" w:eastAsia="zh-CN"/>
        </w:rPr>
        <w:t>讨论</w:t>
      </w:r>
      <w:r>
        <w:tab/>
      </w:r>
      <w:r>
        <w:fldChar w:fldCharType="begin"/>
      </w:r>
      <w:r>
        <w:instrText xml:space="preserve"> PAGEREF _Toc16255 \h </w:instrText>
      </w:r>
      <w:r>
        <w:fldChar w:fldCharType="separate"/>
      </w:r>
      <w:r>
        <w:t>19</w:t>
      </w:r>
      <w:r>
        <w:fldChar w:fldCharType="end"/>
      </w:r>
      <w:r>
        <w:rPr>
          <w:rFonts w:eastAsia="黑体" w:cs="Times New Roman"/>
          <w:bCs/>
          <w:szCs w:val="28"/>
        </w:rPr>
        <w:fldChar w:fldCharType="end"/>
      </w:r>
    </w:p>
    <w:p w14:paraId="76080CBA">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_Toc26163 </w:instrText>
      </w:r>
      <w:r>
        <w:rPr>
          <w:rFonts w:eastAsia="黑体" w:cs="Times New Roman"/>
          <w:bCs/>
          <w:szCs w:val="28"/>
        </w:rPr>
        <w:fldChar w:fldCharType="separate"/>
      </w:r>
      <w:r>
        <w:rPr>
          <w:rFonts w:hint="default" w:ascii="Times New Roman" w:hAnsi="Times New Roman" w:eastAsia="黑体"/>
          <w:i w:val="0"/>
          <w:spacing w:val="35"/>
          <w:w w:val="100"/>
          <w:kern w:val="44"/>
          <w:position w:val="0"/>
          <w14:numSpacing w14:val="tabular"/>
        </w:rPr>
        <w:t xml:space="preserve">第4章 </w:t>
      </w:r>
      <w:r>
        <w:rPr>
          <w:rFonts w:hint="eastAsia" w:cs="Times New Roman"/>
          <w:lang w:val="en-US" w:eastAsia="zh-CN"/>
        </w:rPr>
        <w:t>综合分析与讨论</w:t>
      </w:r>
      <w:r>
        <w:tab/>
      </w:r>
      <w:r>
        <w:fldChar w:fldCharType="begin"/>
      </w:r>
      <w:r>
        <w:instrText xml:space="preserve"> PAGEREF _Toc26163 \h </w:instrText>
      </w:r>
      <w:r>
        <w:fldChar w:fldCharType="separate"/>
      </w:r>
      <w:r>
        <w:t>21</w:t>
      </w:r>
      <w:r>
        <w:fldChar w:fldCharType="end"/>
      </w:r>
      <w:r>
        <w:rPr>
          <w:rFonts w:eastAsia="黑体" w:cs="Times New Roman"/>
          <w:bCs/>
          <w:szCs w:val="28"/>
        </w:rPr>
        <w:fldChar w:fldCharType="end"/>
      </w:r>
    </w:p>
    <w:p w14:paraId="4961E091">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_Toc5194 </w:instrText>
      </w:r>
      <w:r>
        <w:rPr>
          <w:rFonts w:eastAsia="黑体" w:cs="Times New Roman"/>
          <w:bCs/>
          <w:szCs w:val="28"/>
        </w:rPr>
        <w:fldChar w:fldCharType="separate"/>
      </w:r>
      <w:r>
        <w:rPr>
          <w:rFonts w:hint="default" w:ascii="Times New Roman" w:hAnsi="Times New Roman" w:eastAsia="黑体"/>
          <w:i w:val="0"/>
          <w:kern w:val="24"/>
        </w:rPr>
        <w:t xml:space="preserve">4.1 </w:t>
      </w:r>
      <w:r>
        <w:rPr>
          <w:rFonts w:hint="eastAsia" w:ascii="黑体" w:hAnsi="黑体" w:eastAsia="黑体" w:cs="黑体"/>
          <w:bCs w:val="0"/>
          <w:kern w:val="2"/>
          <w:szCs w:val="22"/>
          <w:lang w:val="en-US" w:eastAsia="zh-CN" w:bidi="ar-SA"/>
        </w:rPr>
        <w:t>感知维度之间的相关性分析</w:t>
      </w:r>
      <w:r>
        <w:tab/>
      </w:r>
      <w:r>
        <w:fldChar w:fldCharType="begin"/>
      </w:r>
      <w:r>
        <w:instrText xml:space="preserve"> PAGEREF _Toc5194 \h </w:instrText>
      </w:r>
      <w:r>
        <w:fldChar w:fldCharType="separate"/>
      </w:r>
      <w:r>
        <w:t>21</w:t>
      </w:r>
      <w:r>
        <w:fldChar w:fldCharType="end"/>
      </w:r>
      <w:r>
        <w:rPr>
          <w:rFonts w:eastAsia="黑体" w:cs="Times New Roman"/>
          <w:bCs/>
          <w:szCs w:val="28"/>
        </w:rPr>
        <w:fldChar w:fldCharType="end"/>
      </w:r>
    </w:p>
    <w:p w14:paraId="3956123F">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_Toc30177 </w:instrText>
      </w:r>
      <w:r>
        <w:rPr>
          <w:rFonts w:eastAsia="黑体" w:cs="Times New Roman"/>
          <w:bCs/>
          <w:szCs w:val="28"/>
        </w:rPr>
        <w:fldChar w:fldCharType="separate"/>
      </w:r>
      <w:r>
        <w:rPr>
          <w:rFonts w:hint="default" w:ascii="Times New Roman" w:hAnsi="Times New Roman" w:eastAsia="黑体"/>
          <w:i w:val="0"/>
          <w:lang w:val="en-US" w:eastAsia="zh-CN"/>
        </w:rPr>
        <w:t xml:space="preserve">4.1.1 </w:t>
      </w:r>
      <w:r>
        <w:rPr>
          <w:rFonts w:hint="eastAsia"/>
          <w:lang w:val="en-US" w:eastAsia="zh-CN"/>
        </w:rPr>
        <w:t>整体相关性</w:t>
      </w:r>
      <w:r>
        <w:tab/>
      </w:r>
      <w:r>
        <w:fldChar w:fldCharType="begin"/>
      </w:r>
      <w:r>
        <w:instrText xml:space="preserve"> PAGEREF _Toc30177 \h </w:instrText>
      </w:r>
      <w:r>
        <w:fldChar w:fldCharType="separate"/>
      </w:r>
      <w:r>
        <w:t>21</w:t>
      </w:r>
      <w:r>
        <w:fldChar w:fldCharType="end"/>
      </w:r>
      <w:r>
        <w:rPr>
          <w:rFonts w:eastAsia="黑体" w:cs="Times New Roman"/>
          <w:bCs/>
          <w:szCs w:val="28"/>
        </w:rPr>
        <w:fldChar w:fldCharType="end"/>
      </w:r>
    </w:p>
    <w:p w14:paraId="2F805082">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_Toc22076 </w:instrText>
      </w:r>
      <w:r>
        <w:rPr>
          <w:rFonts w:eastAsia="黑体" w:cs="Times New Roman"/>
          <w:bCs/>
          <w:szCs w:val="28"/>
        </w:rPr>
        <w:fldChar w:fldCharType="separate"/>
      </w:r>
      <w:r>
        <w:rPr>
          <w:rFonts w:hint="default" w:ascii="Times New Roman" w:hAnsi="Times New Roman" w:eastAsia="黑体"/>
          <w:i w:val="0"/>
        </w:rPr>
        <w:t xml:space="preserve">4.1.2 </w:t>
      </w:r>
      <w:r>
        <w:rPr>
          <w:rFonts w:hint="eastAsia" w:ascii="黑体" w:hAnsi="黑体" w:eastAsia="黑体" w:cs="黑体"/>
          <w:i w:val="0"/>
          <w:iCs w:val="0"/>
          <w:szCs w:val="24"/>
          <w:lang w:val="en-US" w:eastAsia="zh-CN"/>
        </w:rPr>
        <w:t>单个混合气味的维度间相关性</w:t>
      </w:r>
      <w:r>
        <w:tab/>
      </w:r>
      <w:r>
        <w:fldChar w:fldCharType="begin"/>
      </w:r>
      <w:r>
        <w:instrText xml:space="preserve"> PAGEREF _Toc22076 \h </w:instrText>
      </w:r>
      <w:r>
        <w:fldChar w:fldCharType="separate"/>
      </w:r>
      <w:r>
        <w:t>21</w:t>
      </w:r>
      <w:r>
        <w:fldChar w:fldCharType="end"/>
      </w:r>
      <w:r>
        <w:rPr>
          <w:rFonts w:eastAsia="黑体" w:cs="Times New Roman"/>
          <w:bCs/>
          <w:szCs w:val="28"/>
        </w:rPr>
        <w:fldChar w:fldCharType="end"/>
      </w:r>
    </w:p>
    <w:p w14:paraId="3CDF454B">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_Toc2999 </w:instrText>
      </w:r>
      <w:r>
        <w:rPr>
          <w:rFonts w:eastAsia="黑体" w:cs="Times New Roman"/>
          <w:bCs/>
          <w:szCs w:val="28"/>
        </w:rPr>
        <w:fldChar w:fldCharType="separate"/>
      </w:r>
      <w:r>
        <w:rPr>
          <w:rFonts w:hint="default" w:ascii="Times New Roman" w:hAnsi="Times New Roman" w:eastAsia="黑体"/>
          <w:i w:val="0"/>
          <w:kern w:val="24"/>
        </w:rPr>
        <w:t xml:space="preserve">4.2 </w:t>
      </w:r>
      <w:r>
        <w:rPr>
          <w:rFonts w:hint="eastAsia" w:ascii="黑体" w:hAnsi="黑体" w:eastAsia="黑体" w:cs="黑体"/>
          <w:bCs w:val="0"/>
          <w:i w:val="0"/>
          <w:iCs w:val="0"/>
          <w:szCs w:val="24"/>
          <w:lang w:val="en-US" w:eastAsia="zh-CN"/>
        </w:rPr>
        <w:t>混合气味化学结构复杂度与各维度评分的关系</w:t>
      </w:r>
      <w:r>
        <w:tab/>
      </w:r>
      <w:r>
        <w:fldChar w:fldCharType="begin"/>
      </w:r>
      <w:r>
        <w:instrText xml:space="preserve"> PAGEREF _Toc2999 \h </w:instrText>
      </w:r>
      <w:r>
        <w:fldChar w:fldCharType="separate"/>
      </w:r>
      <w:r>
        <w:t>23</w:t>
      </w:r>
      <w:r>
        <w:fldChar w:fldCharType="end"/>
      </w:r>
      <w:r>
        <w:rPr>
          <w:rFonts w:eastAsia="黑体" w:cs="Times New Roman"/>
          <w:bCs/>
          <w:szCs w:val="28"/>
        </w:rPr>
        <w:fldChar w:fldCharType="end"/>
      </w:r>
    </w:p>
    <w:p w14:paraId="3005F295">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_Toc30158 </w:instrText>
      </w:r>
      <w:r>
        <w:rPr>
          <w:rFonts w:eastAsia="黑体" w:cs="Times New Roman"/>
          <w:bCs/>
          <w:szCs w:val="28"/>
        </w:rPr>
        <w:fldChar w:fldCharType="separate"/>
      </w:r>
      <w:r>
        <w:rPr>
          <w:rFonts w:hint="default" w:ascii="Times New Roman" w:hAnsi="Times New Roman" w:eastAsia="黑体" w:cs="Times New Roman"/>
          <w:i w:val="0"/>
          <w:kern w:val="24"/>
          <w:lang w:eastAsia="zh-CN"/>
        </w:rPr>
        <w:t xml:space="preserve">4.3 </w:t>
      </w:r>
      <w:r>
        <w:rPr>
          <w:rFonts w:hint="eastAsia"/>
          <w:lang w:val="en-US" w:eastAsia="zh-CN"/>
        </w:rPr>
        <w:t>回归分析</w:t>
      </w:r>
      <w:r>
        <w:tab/>
      </w:r>
      <w:r>
        <w:fldChar w:fldCharType="begin"/>
      </w:r>
      <w:r>
        <w:instrText xml:space="preserve"> PAGEREF _Toc30158 \h </w:instrText>
      </w:r>
      <w:r>
        <w:fldChar w:fldCharType="separate"/>
      </w:r>
      <w:r>
        <w:t>24</w:t>
      </w:r>
      <w:r>
        <w:fldChar w:fldCharType="end"/>
      </w:r>
      <w:r>
        <w:rPr>
          <w:rFonts w:eastAsia="黑体" w:cs="Times New Roman"/>
          <w:bCs/>
          <w:szCs w:val="28"/>
        </w:rPr>
        <w:fldChar w:fldCharType="end"/>
      </w:r>
    </w:p>
    <w:p w14:paraId="79F9B25F">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_Toc11620 </w:instrText>
      </w:r>
      <w:r>
        <w:rPr>
          <w:rFonts w:eastAsia="黑体" w:cs="Times New Roman"/>
          <w:bCs/>
          <w:szCs w:val="28"/>
        </w:rPr>
        <w:fldChar w:fldCharType="separate"/>
      </w:r>
      <w:r>
        <w:rPr>
          <w:rFonts w:hint="default" w:ascii="Times New Roman" w:hAnsi="Times New Roman" w:eastAsia="黑体"/>
          <w:i w:val="0"/>
        </w:rPr>
        <w:t xml:space="preserve">4.3.1 </w:t>
      </w:r>
      <w:r>
        <w:rPr>
          <w:rFonts w:hint="eastAsia" w:ascii="黑体" w:hAnsi="黑体" w:eastAsia="黑体" w:cs="黑体"/>
          <w:i w:val="0"/>
          <w:iCs w:val="0"/>
          <w:kern w:val="2"/>
          <w:szCs w:val="24"/>
          <w:lang w:val="en-US" w:eastAsia="zh-CN" w:bidi="ar-SA"/>
        </w:rPr>
        <w:t>多层回归模型的构建</w:t>
      </w:r>
      <w:r>
        <w:tab/>
      </w:r>
      <w:r>
        <w:fldChar w:fldCharType="begin"/>
      </w:r>
      <w:r>
        <w:instrText xml:space="preserve"> PAGEREF _Toc11620 \h </w:instrText>
      </w:r>
      <w:r>
        <w:fldChar w:fldCharType="separate"/>
      </w:r>
      <w:r>
        <w:t>24</w:t>
      </w:r>
      <w:r>
        <w:fldChar w:fldCharType="end"/>
      </w:r>
      <w:r>
        <w:rPr>
          <w:rFonts w:eastAsia="黑体" w:cs="Times New Roman"/>
          <w:bCs/>
          <w:szCs w:val="28"/>
        </w:rPr>
        <w:fldChar w:fldCharType="end"/>
      </w:r>
    </w:p>
    <w:p w14:paraId="5DED2D95">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_Toc9407 </w:instrText>
      </w:r>
      <w:r>
        <w:rPr>
          <w:rFonts w:eastAsia="黑体" w:cs="Times New Roman"/>
          <w:bCs/>
          <w:szCs w:val="28"/>
        </w:rPr>
        <w:fldChar w:fldCharType="separate"/>
      </w:r>
      <w:r>
        <w:rPr>
          <w:rFonts w:hint="default" w:ascii="Times New Roman" w:hAnsi="Times New Roman" w:eastAsia="黑体"/>
          <w:i w:val="0"/>
          <w:lang w:val="en-US"/>
        </w:rPr>
        <w:t xml:space="preserve">4.3.2 </w:t>
      </w:r>
      <w:r>
        <w:rPr>
          <w:rFonts w:hint="eastAsia" w:ascii="黑体" w:hAnsi="黑体" w:cs="黑体"/>
          <w:i w:val="0"/>
          <w:iCs w:val="0"/>
          <w:kern w:val="2"/>
          <w:szCs w:val="24"/>
          <w:lang w:val="en-US" w:eastAsia="zh-CN" w:bidi="ar-SA"/>
        </w:rPr>
        <w:t>小结</w:t>
      </w:r>
      <w:r>
        <w:tab/>
      </w:r>
      <w:r>
        <w:fldChar w:fldCharType="begin"/>
      </w:r>
      <w:r>
        <w:instrText xml:space="preserve"> PAGEREF _Toc9407 \h </w:instrText>
      </w:r>
      <w:r>
        <w:fldChar w:fldCharType="separate"/>
      </w:r>
      <w:r>
        <w:t>25</w:t>
      </w:r>
      <w:r>
        <w:fldChar w:fldCharType="end"/>
      </w:r>
      <w:r>
        <w:rPr>
          <w:rFonts w:eastAsia="黑体" w:cs="Times New Roman"/>
          <w:bCs/>
          <w:szCs w:val="28"/>
        </w:rPr>
        <w:fldChar w:fldCharType="end"/>
      </w:r>
    </w:p>
    <w:p w14:paraId="4B4B9381">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_Toc9547 </w:instrText>
      </w:r>
      <w:r>
        <w:rPr>
          <w:rFonts w:eastAsia="黑体" w:cs="Times New Roman"/>
          <w:bCs/>
          <w:szCs w:val="28"/>
        </w:rPr>
        <w:fldChar w:fldCharType="separate"/>
      </w:r>
      <w:r>
        <w:rPr>
          <w:rFonts w:hint="default" w:ascii="Times New Roman" w:hAnsi="Times New Roman" w:eastAsia="黑体"/>
          <w:i w:val="0"/>
          <w:kern w:val="24"/>
          <w:lang w:val="en-US"/>
        </w:rPr>
        <w:t xml:space="preserve">4.4 </w:t>
      </w:r>
      <w:r>
        <w:rPr>
          <w:rFonts w:hint="eastAsia" w:ascii="黑体" w:hAnsi="黑体" w:eastAsia="黑体" w:cs="黑体"/>
          <w:i w:val="0"/>
          <w:iCs w:val="0"/>
          <w:kern w:val="2"/>
          <w:szCs w:val="24"/>
          <w:lang w:val="en-US" w:eastAsia="zh-CN" w:bidi="ar-SA"/>
        </w:rPr>
        <w:t>混合物感知相似度分析</w:t>
      </w:r>
      <w:r>
        <w:tab/>
      </w:r>
      <w:r>
        <w:fldChar w:fldCharType="begin"/>
      </w:r>
      <w:r>
        <w:instrText xml:space="preserve"> PAGEREF _Toc9547 \h </w:instrText>
      </w:r>
      <w:r>
        <w:fldChar w:fldCharType="separate"/>
      </w:r>
      <w:r>
        <w:t>26</w:t>
      </w:r>
      <w:r>
        <w:fldChar w:fldCharType="end"/>
      </w:r>
      <w:r>
        <w:rPr>
          <w:rFonts w:eastAsia="黑体" w:cs="Times New Roman"/>
          <w:bCs/>
          <w:szCs w:val="28"/>
        </w:rPr>
        <w:fldChar w:fldCharType="end"/>
      </w:r>
    </w:p>
    <w:p w14:paraId="4874EC42">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_Toc27902 </w:instrText>
      </w:r>
      <w:r>
        <w:rPr>
          <w:rFonts w:eastAsia="黑体" w:cs="Times New Roman"/>
          <w:bCs/>
          <w:szCs w:val="28"/>
        </w:rPr>
        <w:fldChar w:fldCharType="separate"/>
      </w:r>
      <w:r>
        <w:rPr>
          <w:rFonts w:hint="default" w:ascii="Times New Roman" w:hAnsi="Times New Roman" w:eastAsia="黑体"/>
          <w:i w:val="0"/>
          <w:lang w:val="en-US"/>
        </w:rPr>
        <w:t xml:space="preserve">4.4.1 </w:t>
      </w:r>
      <w:r>
        <w:rPr>
          <w:rFonts w:hint="eastAsia" w:ascii="黑体" w:hAnsi="黑体" w:eastAsia="黑体" w:cs="黑体"/>
          <w:i w:val="0"/>
          <w:iCs w:val="0"/>
          <w:kern w:val="2"/>
          <w:szCs w:val="24"/>
          <w:lang w:val="en-US" w:eastAsia="zh-CN" w:bidi="ar-SA"/>
        </w:rPr>
        <w:t>分析目的</w:t>
      </w:r>
      <w:r>
        <w:tab/>
      </w:r>
      <w:r>
        <w:fldChar w:fldCharType="begin"/>
      </w:r>
      <w:r>
        <w:instrText xml:space="preserve"> PAGEREF _Toc27902 \h </w:instrText>
      </w:r>
      <w:r>
        <w:fldChar w:fldCharType="separate"/>
      </w:r>
      <w:r>
        <w:t>26</w:t>
      </w:r>
      <w:r>
        <w:fldChar w:fldCharType="end"/>
      </w:r>
      <w:r>
        <w:rPr>
          <w:rFonts w:eastAsia="黑体" w:cs="Times New Roman"/>
          <w:bCs/>
          <w:szCs w:val="28"/>
        </w:rPr>
        <w:fldChar w:fldCharType="end"/>
      </w:r>
    </w:p>
    <w:p w14:paraId="13A28343">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_Toc592 </w:instrText>
      </w:r>
      <w:r>
        <w:rPr>
          <w:rFonts w:eastAsia="黑体" w:cs="Times New Roman"/>
          <w:bCs/>
          <w:szCs w:val="28"/>
        </w:rPr>
        <w:fldChar w:fldCharType="separate"/>
      </w:r>
      <w:r>
        <w:rPr>
          <w:rFonts w:hint="default" w:ascii="Times New Roman" w:hAnsi="Times New Roman" w:eastAsia="黑体"/>
          <w:i w:val="0"/>
          <w:lang w:val="en-US"/>
        </w:rPr>
        <w:t xml:space="preserve">4.4.2 </w:t>
      </w:r>
      <w:r>
        <w:rPr>
          <w:rFonts w:hint="eastAsia"/>
          <w:lang w:val="en-US" w:eastAsia="zh-CN"/>
        </w:rPr>
        <w:t>数据采集与处理</w:t>
      </w:r>
      <w:r>
        <w:tab/>
      </w:r>
      <w:r>
        <w:fldChar w:fldCharType="begin"/>
      </w:r>
      <w:r>
        <w:instrText xml:space="preserve"> PAGEREF _Toc592 \h </w:instrText>
      </w:r>
      <w:r>
        <w:fldChar w:fldCharType="separate"/>
      </w:r>
      <w:r>
        <w:t>26</w:t>
      </w:r>
      <w:r>
        <w:fldChar w:fldCharType="end"/>
      </w:r>
      <w:r>
        <w:rPr>
          <w:rFonts w:eastAsia="黑体" w:cs="Times New Roman"/>
          <w:bCs/>
          <w:szCs w:val="28"/>
        </w:rPr>
        <w:fldChar w:fldCharType="end"/>
      </w:r>
    </w:p>
    <w:p w14:paraId="5E30F233">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_Toc25546 </w:instrText>
      </w:r>
      <w:r>
        <w:rPr>
          <w:rFonts w:eastAsia="黑体" w:cs="Times New Roman"/>
          <w:bCs/>
          <w:szCs w:val="28"/>
        </w:rPr>
        <w:fldChar w:fldCharType="separate"/>
      </w:r>
      <w:r>
        <w:rPr>
          <w:rFonts w:hint="default" w:ascii="Times New Roman" w:hAnsi="Times New Roman" w:eastAsia="黑体"/>
          <w:i w:val="0"/>
          <w:lang w:val="en-US"/>
        </w:rPr>
        <w:t xml:space="preserve">4.4.3 </w:t>
      </w:r>
      <w:r>
        <w:rPr>
          <w:rFonts w:hint="eastAsia" w:ascii="黑体" w:hAnsi="黑体" w:eastAsia="黑体" w:cs="黑体"/>
          <w:i w:val="0"/>
          <w:iCs w:val="0"/>
          <w:kern w:val="2"/>
          <w:szCs w:val="24"/>
          <w:lang w:val="en-US" w:eastAsia="zh-CN" w:bidi="ar-SA"/>
        </w:rPr>
        <w:t>描述性统计与整体特征</w:t>
      </w:r>
      <w:r>
        <w:tab/>
      </w:r>
      <w:r>
        <w:fldChar w:fldCharType="begin"/>
      </w:r>
      <w:r>
        <w:instrText xml:space="preserve"> PAGEREF _Toc25546 \h </w:instrText>
      </w:r>
      <w:r>
        <w:fldChar w:fldCharType="separate"/>
      </w:r>
      <w:r>
        <w:t>27</w:t>
      </w:r>
      <w:r>
        <w:fldChar w:fldCharType="end"/>
      </w:r>
      <w:r>
        <w:rPr>
          <w:rFonts w:eastAsia="黑体" w:cs="Times New Roman"/>
          <w:bCs/>
          <w:szCs w:val="28"/>
        </w:rPr>
        <w:fldChar w:fldCharType="end"/>
      </w:r>
    </w:p>
    <w:p w14:paraId="6B801A11">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_Toc26359 </w:instrText>
      </w:r>
      <w:r>
        <w:rPr>
          <w:rFonts w:eastAsia="黑体" w:cs="Times New Roman"/>
          <w:bCs/>
          <w:szCs w:val="28"/>
        </w:rPr>
        <w:fldChar w:fldCharType="separate"/>
      </w:r>
      <w:r>
        <w:rPr>
          <w:rFonts w:hint="default" w:ascii="Times New Roman" w:hAnsi="Times New Roman" w:eastAsia="黑体"/>
          <w:i w:val="0"/>
          <w:lang w:val="en-US"/>
        </w:rPr>
        <w:t xml:space="preserve">4.4.4 </w:t>
      </w:r>
      <w:r>
        <w:rPr>
          <w:rFonts w:hint="default" w:ascii="黑体" w:hAnsi="黑体" w:eastAsia="黑体" w:cs="黑体"/>
          <w:i w:val="0"/>
          <w:iCs w:val="0"/>
          <w:kern w:val="2"/>
          <w:szCs w:val="24"/>
          <w:lang w:val="en-US" w:eastAsia="zh-CN" w:bidi="ar-SA"/>
        </w:rPr>
        <w:t>感知相似度与研究变量的关联</w:t>
      </w:r>
      <w:r>
        <w:tab/>
      </w:r>
      <w:r>
        <w:fldChar w:fldCharType="begin"/>
      </w:r>
      <w:r>
        <w:instrText xml:space="preserve"> PAGEREF _Toc26359 \h </w:instrText>
      </w:r>
      <w:r>
        <w:fldChar w:fldCharType="separate"/>
      </w:r>
      <w:r>
        <w:t>28</w:t>
      </w:r>
      <w:r>
        <w:fldChar w:fldCharType="end"/>
      </w:r>
      <w:r>
        <w:rPr>
          <w:rFonts w:eastAsia="黑体" w:cs="Times New Roman"/>
          <w:bCs/>
          <w:szCs w:val="28"/>
        </w:rPr>
        <w:fldChar w:fldCharType="end"/>
      </w:r>
    </w:p>
    <w:p w14:paraId="332942D7">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_Toc725 </w:instrText>
      </w:r>
      <w:r>
        <w:rPr>
          <w:rFonts w:eastAsia="黑体" w:cs="Times New Roman"/>
          <w:bCs/>
          <w:szCs w:val="28"/>
        </w:rPr>
        <w:fldChar w:fldCharType="separate"/>
      </w:r>
      <w:r>
        <w:rPr>
          <w:rFonts w:hint="default" w:ascii="Times New Roman" w:hAnsi="Times New Roman" w:eastAsia="黑体"/>
          <w:i w:val="0"/>
          <w:lang w:val="en-US"/>
        </w:rPr>
        <w:t xml:space="preserve">4.4.5 </w:t>
      </w:r>
      <w:r>
        <w:rPr>
          <w:rFonts w:hint="eastAsia" w:ascii="黑体" w:hAnsi="黑体" w:cs="黑体"/>
          <w:i w:val="0"/>
          <w:iCs w:val="0"/>
          <w:kern w:val="2"/>
          <w:szCs w:val="24"/>
          <w:lang w:val="en-US" w:eastAsia="zh-CN" w:bidi="ar-SA"/>
        </w:rPr>
        <w:t>讨论</w:t>
      </w:r>
      <w:r>
        <w:tab/>
      </w:r>
      <w:r>
        <w:fldChar w:fldCharType="begin"/>
      </w:r>
      <w:r>
        <w:instrText xml:space="preserve"> PAGEREF _Toc725 \h </w:instrText>
      </w:r>
      <w:r>
        <w:fldChar w:fldCharType="separate"/>
      </w:r>
      <w:r>
        <w:t>28</w:t>
      </w:r>
      <w:r>
        <w:fldChar w:fldCharType="end"/>
      </w:r>
      <w:r>
        <w:rPr>
          <w:rFonts w:eastAsia="黑体" w:cs="Times New Roman"/>
          <w:bCs/>
          <w:szCs w:val="28"/>
        </w:rPr>
        <w:fldChar w:fldCharType="end"/>
      </w:r>
    </w:p>
    <w:p w14:paraId="254A42F8">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_Toc10877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4.5 </w:t>
      </w:r>
      <w:r>
        <w:rPr>
          <w:rFonts w:hint="eastAsia" w:ascii="黑体" w:hAnsi="黑体" w:eastAsia="黑体" w:cs="黑体"/>
          <w:i w:val="0"/>
          <w:iCs w:val="0"/>
          <w:kern w:val="2"/>
          <w:szCs w:val="24"/>
          <w:lang w:val="en-US" w:eastAsia="zh-CN" w:bidi="ar-SA"/>
        </w:rPr>
        <w:t>总讨论</w:t>
      </w:r>
      <w:r>
        <w:tab/>
      </w:r>
      <w:r>
        <w:fldChar w:fldCharType="begin"/>
      </w:r>
      <w:r>
        <w:instrText xml:space="preserve"> PAGEREF _Toc10877 \h </w:instrText>
      </w:r>
      <w:r>
        <w:fldChar w:fldCharType="separate"/>
      </w:r>
      <w:r>
        <w:t>29</w:t>
      </w:r>
      <w:r>
        <w:fldChar w:fldCharType="end"/>
      </w:r>
      <w:r>
        <w:rPr>
          <w:rFonts w:eastAsia="黑体" w:cs="Times New Roman"/>
          <w:bCs/>
          <w:szCs w:val="28"/>
        </w:rPr>
        <w:fldChar w:fldCharType="end"/>
      </w:r>
    </w:p>
    <w:p w14:paraId="3292678E">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_Toc16236 </w:instrText>
      </w:r>
      <w:r>
        <w:rPr>
          <w:rFonts w:eastAsia="黑体" w:cs="Times New Roman"/>
          <w:bCs/>
          <w:szCs w:val="28"/>
        </w:rPr>
        <w:fldChar w:fldCharType="separate"/>
      </w:r>
      <w:r>
        <w:rPr>
          <w:rFonts w:hint="default" w:ascii="Times New Roman" w:hAnsi="Times New Roman" w:eastAsia="黑体"/>
          <w:i w:val="0"/>
          <w:lang w:val="en-US" w:eastAsia="zh-CN"/>
        </w:rPr>
        <w:t xml:space="preserve">4.5.1 </w:t>
      </w:r>
      <w:r>
        <w:rPr>
          <w:rFonts w:hint="eastAsia" w:ascii="黑体" w:hAnsi="黑体" w:eastAsia="黑体" w:cs="黑体"/>
          <w:i w:val="0"/>
          <w:iCs w:val="0"/>
          <w:kern w:val="2"/>
          <w:szCs w:val="24"/>
          <w:lang w:val="en-US" w:eastAsia="zh-CN" w:bidi="ar-SA"/>
        </w:rPr>
        <w:t>化学相似性与感知相似性的非线性关系</w:t>
      </w:r>
      <w:r>
        <w:tab/>
      </w:r>
      <w:r>
        <w:fldChar w:fldCharType="begin"/>
      </w:r>
      <w:r>
        <w:instrText xml:space="preserve"> PAGEREF _Toc16236 \h </w:instrText>
      </w:r>
      <w:r>
        <w:fldChar w:fldCharType="separate"/>
      </w:r>
      <w:r>
        <w:t>29</w:t>
      </w:r>
      <w:r>
        <w:fldChar w:fldCharType="end"/>
      </w:r>
      <w:r>
        <w:rPr>
          <w:rFonts w:eastAsia="黑体" w:cs="Times New Roman"/>
          <w:bCs/>
          <w:szCs w:val="28"/>
        </w:rPr>
        <w:fldChar w:fldCharType="end"/>
      </w:r>
    </w:p>
    <w:p w14:paraId="131658EF">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_Toc9184 </w:instrText>
      </w:r>
      <w:r>
        <w:rPr>
          <w:rFonts w:eastAsia="黑体" w:cs="Times New Roman"/>
          <w:bCs/>
          <w:szCs w:val="28"/>
        </w:rPr>
        <w:fldChar w:fldCharType="separate"/>
      </w:r>
      <w:r>
        <w:rPr>
          <w:rFonts w:hint="default" w:ascii="Times New Roman" w:hAnsi="Times New Roman" w:eastAsia="黑体"/>
          <w:i w:val="0"/>
          <w:lang w:val="en-US" w:eastAsia="zh-CN"/>
        </w:rPr>
        <w:t xml:space="preserve">4.5.2 </w:t>
      </w:r>
      <w:r>
        <w:rPr>
          <w:rFonts w:hint="default" w:ascii="黑体" w:hAnsi="黑体" w:eastAsia="黑体" w:cs="黑体"/>
          <w:i w:val="0"/>
          <w:iCs w:val="0"/>
          <w:kern w:val="2"/>
          <w:szCs w:val="24"/>
          <w:lang w:val="en-US" w:eastAsia="zh-CN" w:bidi="ar-SA"/>
        </w:rPr>
        <w:t>语义标签的剥离</w:t>
      </w:r>
      <w:r>
        <w:tab/>
      </w:r>
      <w:r>
        <w:fldChar w:fldCharType="begin"/>
      </w:r>
      <w:r>
        <w:instrText xml:space="preserve"> PAGEREF _Toc9184 \h </w:instrText>
      </w:r>
      <w:r>
        <w:fldChar w:fldCharType="separate"/>
      </w:r>
      <w:r>
        <w:t>30</w:t>
      </w:r>
      <w:r>
        <w:fldChar w:fldCharType="end"/>
      </w:r>
      <w:r>
        <w:rPr>
          <w:rFonts w:eastAsia="黑体" w:cs="Times New Roman"/>
          <w:bCs/>
          <w:szCs w:val="28"/>
        </w:rPr>
        <w:fldChar w:fldCharType="end"/>
      </w:r>
    </w:p>
    <w:p w14:paraId="5FD98E05">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_Toc30704 </w:instrText>
      </w:r>
      <w:r>
        <w:rPr>
          <w:rFonts w:eastAsia="黑体" w:cs="Times New Roman"/>
          <w:bCs/>
          <w:szCs w:val="28"/>
        </w:rPr>
        <w:fldChar w:fldCharType="separate"/>
      </w:r>
      <w:r>
        <w:rPr>
          <w:rFonts w:hint="default" w:ascii="Times New Roman" w:hAnsi="Times New Roman" w:eastAsia="黑体"/>
          <w:i w:val="0"/>
          <w:lang w:val="en-US" w:eastAsia="zh-CN"/>
        </w:rPr>
        <w:t xml:space="preserve">4.5.3 </w:t>
      </w:r>
      <w:r>
        <w:rPr>
          <w:rFonts w:hint="default" w:ascii="黑体" w:hAnsi="黑体" w:eastAsia="黑体" w:cs="黑体"/>
          <w:i w:val="0"/>
          <w:iCs w:val="0"/>
          <w:kern w:val="2"/>
          <w:szCs w:val="24"/>
          <w:lang w:val="en-US" w:eastAsia="zh-CN" w:bidi="ar-SA"/>
        </w:rPr>
        <w:t>测量工具的分辨率</w:t>
      </w:r>
      <w:r>
        <w:tab/>
      </w:r>
      <w:r>
        <w:fldChar w:fldCharType="begin"/>
      </w:r>
      <w:r>
        <w:instrText xml:space="preserve"> PAGEREF _Toc30704 \h </w:instrText>
      </w:r>
      <w:r>
        <w:fldChar w:fldCharType="separate"/>
      </w:r>
      <w:r>
        <w:t>30</w:t>
      </w:r>
      <w:r>
        <w:fldChar w:fldCharType="end"/>
      </w:r>
      <w:r>
        <w:rPr>
          <w:rFonts w:eastAsia="黑体" w:cs="Times New Roman"/>
          <w:bCs/>
          <w:szCs w:val="28"/>
        </w:rPr>
        <w:fldChar w:fldCharType="end"/>
      </w:r>
    </w:p>
    <w:p w14:paraId="17900C9E">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_Toc30186 </w:instrText>
      </w:r>
      <w:r>
        <w:rPr>
          <w:rFonts w:eastAsia="黑体" w:cs="Times New Roman"/>
          <w:bCs/>
          <w:szCs w:val="28"/>
        </w:rPr>
        <w:fldChar w:fldCharType="separate"/>
      </w:r>
      <w:r>
        <w:rPr>
          <w:rFonts w:hint="default" w:ascii="Times New Roman" w:hAnsi="Times New Roman" w:eastAsia="黑体"/>
          <w:i w:val="0"/>
          <w:lang w:val="en-US" w:eastAsia="zh-CN"/>
        </w:rPr>
        <w:t xml:space="preserve">4.5.4 </w:t>
      </w:r>
      <w:r>
        <w:rPr>
          <w:rFonts w:hint="default" w:ascii="黑体" w:hAnsi="黑体" w:eastAsia="黑体" w:cs="黑体"/>
          <w:i w:val="0"/>
          <w:iCs w:val="0"/>
          <w:kern w:val="2"/>
          <w:szCs w:val="24"/>
          <w:lang w:val="en-US" w:eastAsia="zh-CN" w:bidi="ar-SA"/>
        </w:rPr>
        <w:t>嗅觉系统信息处理的独特性</w:t>
      </w:r>
      <w:r>
        <w:tab/>
      </w:r>
      <w:r>
        <w:fldChar w:fldCharType="begin"/>
      </w:r>
      <w:r>
        <w:instrText xml:space="preserve"> PAGEREF _Toc30186 \h </w:instrText>
      </w:r>
      <w:r>
        <w:fldChar w:fldCharType="separate"/>
      </w:r>
      <w:r>
        <w:t>30</w:t>
      </w:r>
      <w:r>
        <w:fldChar w:fldCharType="end"/>
      </w:r>
      <w:r>
        <w:rPr>
          <w:rFonts w:eastAsia="黑体" w:cs="Times New Roman"/>
          <w:bCs/>
          <w:szCs w:val="28"/>
        </w:rPr>
        <w:fldChar w:fldCharType="end"/>
      </w:r>
    </w:p>
    <w:p w14:paraId="67F613E8">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_Toc11444 </w:instrText>
      </w:r>
      <w:r>
        <w:rPr>
          <w:rFonts w:eastAsia="黑体" w:cs="Times New Roman"/>
          <w:bCs/>
          <w:szCs w:val="28"/>
        </w:rPr>
        <w:fldChar w:fldCharType="separate"/>
      </w:r>
      <w:r>
        <w:rPr>
          <w:rFonts w:hint="default" w:ascii="Times New Roman" w:hAnsi="Times New Roman" w:eastAsia="黑体" w:cs="Times New Roman"/>
          <w:i w:val="0"/>
          <w:spacing w:val="35"/>
          <w:w w:val="100"/>
          <w:kern w:val="44"/>
          <w:position w:val="0"/>
          <w14:numSpacing w14:val="tabular"/>
        </w:rPr>
        <w:t xml:space="preserve">第5章 </w:t>
      </w:r>
      <w:r>
        <w:rPr>
          <w:rFonts w:hint="eastAsia" w:cs="Times New Roman"/>
          <w:lang w:val="en-US" w:eastAsia="zh-CN"/>
        </w:rPr>
        <w:t>总结与展望</w:t>
      </w:r>
      <w:r>
        <w:tab/>
      </w:r>
      <w:r>
        <w:fldChar w:fldCharType="begin"/>
      </w:r>
      <w:r>
        <w:instrText xml:space="preserve"> PAGEREF _Toc11444 \h </w:instrText>
      </w:r>
      <w:r>
        <w:fldChar w:fldCharType="separate"/>
      </w:r>
      <w:r>
        <w:t>32</w:t>
      </w:r>
      <w:r>
        <w:fldChar w:fldCharType="end"/>
      </w:r>
      <w:r>
        <w:rPr>
          <w:rFonts w:eastAsia="黑体" w:cs="Times New Roman"/>
          <w:bCs/>
          <w:szCs w:val="28"/>
        </w:rPr>
        <w:fldChar w:fldCharType="end"/>
      </w:r>
    </w:p>
    <w:p w14:paraId="4E374E49">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_Toc14679 </w:instrText>
      </w:r>
      <w:r>
        <w:rPr>
          <w:rFonts w:eastAsia="黑体" w:cs="Times New Roman"/>
          <w:bCs/>
          <w:szCs w:val="28"/>
        </w:rPr>
        <w:fldChar w:fldCharType="separate"/>
      </w:r>
      <w:r>
        <w:rPr>
          <w:rFonts w:hint="default" w:ascii="Times New Roman" w:hAnsi="Times New Roman" w:eastAsia="黑体"/>
          <w:i w:val="0"/>
          <w:kern w:val="24"/>
        </w:rPr>
        <w:t xml:space="preserve">5.1 </w:t>
      </w:r>
      <w:r>
        <w:rPr>
          <w:rFonts w:hint="eastAsia" w:ascii="黑体" w:hAnsi="黑体" w:eastAsia="黑体" w:cs="黑体"/>
          <w:bCs w:val="0"/>
          <w:i w:val="0"/>
          <w:iCs w:val="0"/>
          <w:kern w:val="2"/>
          <w:szCs w:val="24"/>
          <w:lang w:val="en-US" w:eastAsia="zh-CN" w:bidi="ar-SA"/>
        </w:rPr>
        <w:t>工作</w:t>
      </w:r>
      <w:r>
        <w:rPr>
          <w:rFonts w:hint="default" w:ascii="黑体" w:hAnsi="黑体" w:eastAsia="黑体" w:cs="黑体"/>
          <w:bCs w:val="0"/>
          <w:i w:val="0"/>
          <w:iCs w:val="0"/>
          <w:kern w:val="2"/>
          <w:szCs w:val="24"/>
          <w:lang w:val="en-US" w:eastAsia="zh-CN" w:bidi="ar-SA"/>
        </w:rPr>
        <w:t>总结</w:t>
      </w:r>
      <w:r>
        <w:tab/>
      </w:r>
      <w:r>
        <w:fldChar w:fldCharType="begin"/>
      </w:r>
      <w:r>
        <w:instrText xml:space="preserve"> PAGEREF _Toc14679 \h </w:instrText>
      </w:r>
      <w:r>
        <w:fldChar w:fldCharType="separate"/>
      </w:r>
      <w:r>
        <w:t>32</w:t>
      </w:r>
      <w:r>
        <w:fldChar w:fldCharType="end"/>
      </w:r>
      <w:r>
        <w:rPr>
          <w:rFonts w:eastAsia="黑体" w:cs="Times New Roman"/>
          <w:bCs/>
          <w:szCs w:val="28"/>
        </w:rPr>
        <w:fldChar w:fldCharType="end"/>
      </w:r>
    </w:p>
    <w:p w14:paraId="5DF71A8C">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_Toc16457 </w:instrText>
      </w:r>
      <w:r>
        <w:rPr>
          <w:rFonts w:eastAsia="黑体" w:cs="Times New Roman"/>
          <w:bCs/>
          <w:szCs w:val="28"/>
        </w:rPr>
        <w:fldChar w:fldCharType="separate"/>
      </w:r>
      <w:r>
        <w:rPr>
          <w:rFonts w:hint="default" w:ascii="Times New Roman" w:hAnsi="Times New Roman" w:eastAsia="黑体"/>
          <w:i w:val="0"/>
        </w:rPr>
        <w:t xml:space="preserve">5.1.1 </w:t>
      </w:r>
      <w:r>
        <w:rPr>
          <w:rFonts w:hint="eastAsia"/>
          <w:lang w:val="en-US" w:eastAsia="zh-CN"/>
        </w:rPr>
        <w:t>范式改良</w:t>
      </w:r>
      <w:r>
        <w:tab/>
      </w:r>
      <w:r>
        <w:fldChar w:fldCharType="begin"/>
      </w:r>
      <w:r>
        <w:instrText xml:space="preserve"> PAGEREF _Toc16457 \h </w:instrText>
      </w:r>
      <w:r>
        <w:fldChar w:fldCharType="separate"/>
      </w:r>
      <w:r>
        <w:t>32</w:t>
      </w:r>
      <w:r>
        <w:fldChar w:fldCharType="end"/>
      </w:r>
      <w:r>
        <w:rPr>
          <w:rFonts w:eastAsia="黑体" w:cs="Times New Roman"/>
          <w:bCs/>
          <w:szCs w:val="28"/>
        </w:rPr>
        <w:fldChar w:fldCharType="end"/>
      </w:r>
    </w:p>
    <w:p w14:paraId="2325955D">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_Toc24723 </w:instrText>
      </w:r>
      <w:r>
        <w:rPr>
          <w:rFonts w:eastAsia="黑体" w:cs="Times New Roman"/>
          <w:bCs/>
          <w:szCs w:val="28"/>
        </w:rPr>
        <w:fldChar w:fldCharType="separate"/>
      </w:r>
      <w:r>
        <w:rPr>
          <w:rFonts w:hint="default" w:ascii="Times New Roman" w:hAnsi="Times New Roman" w:eastAsia="黑体"/>
          <w:i w:val="0"/>
          <w:lang w:val="en-US" w:eastAsia="zh-CN"/>
        </w:rPr>
        <w:t xml:space="preserve">5.1.2 </w:t>
      </w:r>
      <w:r>
        <w:rPr>
          <w:rFonts w:hint="eastAsia"/>
          <w:lang w:val="en-US" w:eastAsia="zh-CN"/>
        </w:rPr>
        <w:t>成分数量的有限效应</w:t>
      </w:r>
      <w:r>
        <w:tab/>
      </w:r>
      <w:r>
        <w:fldChar w:fldCharType="begin"/>
      </w:r>
      <w:r>
        <w:instrText xml:space="preserve"> PAGEREF _Toc24723 \h </w:instrText>
      </w:r>
      <w:r>
        <w:fldChar w:fldCharType="separate"/>
      </w:r>
      <w:r>
        <w:t>32</w:t>
      </w:r>
      <w:r>
        <w:fldChar w:fldCharType="end"/>
      </w:r>
      <w:r>
        <w:rPr>
          <w:rFonts w:eastAsia="黑体" w:cs="Times New Roman"/>
          <w:bCs/>
          <w:szCs w:val="28"/>
        </w:rPr>
        <w:fldChar w:fldCharType="end"/>
      </w:r>
    </w:p>
    <w:p w14:paraId="21F4D2D0">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_Toc27976 </w:instrText>
      </w:r>
      <w:r>
        <w:rPr>
          <w:rFonts w:eastAsia="黑体" w:cs="Times New Roman"/>
          <w:bCs/>
          <w:szCs w:val="28"/>
        </w:rPr>
        <w:fldChar w:fldCharType="separate"/>
      </w:r>
      <w:r>
        <w:rPr>
          <w:rFonts w:hint="default" w:ascii="Times New Roman" w:hAnsi="Times New Roman" w:eastAsia="黑体"/>
          <w:i w:val="0"/>
          <w:lang w:val="en-US" w:eastAsia="zh-CN"/>
        </w:rPr>
        <w:t xml:space="preserve">5.1.3 </w:t>
      </w:r>
      <w:r>
        <w:rPr>
          <w:rFonts w:hint="eastAsia"/>
          <w:lang w:val="en-US" w:eastAsia="zh-CN"/>
        </w:rPr>
        <w:t>复杂度感知的潜在驱动因素</w:t>
      </w:r>
      <w:r>
        <w:tab/>
      </w:r>
      <w:r>
        <w:fldChar w:fldCharType="begin"/>
      </w:r>
      <w:r>
        <w:instrText xml:space="preserve"> PAGEREF _Toc27976 \h </w:instrText>
      </w:r>
      <w:r>
        <w:fldChar w:fldCharType="separate"/>
      </w:r>
      <w:r>
        <w:t>32</w:t>
      </w:r>
      <w:r>
        <w:fldChar w:fldCharType="end"/>
      </w:r>
      <w:r>
        <w:rPr>
          <w:rFonts w:eastAsia="黑体" w:cs="Times New Roman"/>
          <w:bCs/>
          <w:szCs w:val="28"/>
        </w:rPr>
        <w:fldChar w:fldCharType="end"/>
      </w:r>
    </w:p>
    <w:p w14:paraId="75889301">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_Toc6043 </w:instrText>
      </w:r>
      <w:r>
        <w:rPr>
          <w:rFonts w:eastAsia="黑体" w:cs="Times New Roman"/>
          <w:bCs/>
          <w:szCs w:val="28"/>
        </w:rPr>
        <w:fldChar w:fldCharType="separate"/>
      </w:r>
      <w:r>
        <w:rPr>
          <w:rFonts w:hint="default" w:ascii="Times New Roman" w:hAnsi="Times New Roman" w:eastAsia="黑体"/>
          <w:i w:val="0"/>
          <w:kern w:val="24"/>
        </w:rPr>
        <w:t xml:space="preserve">5.2 </w:t>
      </w:r>
      <w:r>
        <w:rPr>
          <w:rFonts w:hint="eastAsia" w:ascii="黑体" w:hAnsi="黑体" w:eastAsia="黑体" w:cs="黑体"/>
          <w:bCs w:val="0"/>
          <w:i w:val="0"/>
          <w:iCs w:val="0"/>
          <w:kern w:val="2"/>
          <w:szCs w:val="24"/>
          <w:lang w:val="en-US" w:eastAsia="zh-CN" w:bidi="ar-SA"/>
        </w:rPr>
        <w:t>不足与改进方向</w:t>
      </w:r>
      <w:r>
        <w:tab/>
      </w:r>
      <w:r>
        <w:fldChar w:fldCharType="begin"/>
      </w:r>
      <w:r>
        <w:instrText xml:space="preserve"> PAGEREF _Toc6043 \h </w:instrText>
      </w:r>
      <w:r>
        <w:fldChar w:fldCharType="separate"/>
      </w:r>
      <w:r>
        <w:t>32</w:t>
      </w:r>
      <w:r>
        <w:fldChar w:fldCharType="end"/>
      </w:r>
      <w:r>
        <w:rPr>
          <w:rFonts w:eastAsia="黑体" w:cs="Times New Roman"/>
          <w:bCs/>
          <w:szCs w:val="28"/>
        </w:rPr>
        <w:fldChar w:fldCharType="end"/>
      </w:r>
    </w:p>
    <w:p w14:paraId="57A6B719">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_Toc7101 </w:instrText>
      </w:r>
      <w:r>
        <w:rPr>
          <w:rFonts w:eastAsia="黑体" w:cs="Times New Roman"/>
          <w:bCs/>
          <w:szCs w:val="28"/>
        </w:rPr>
        <w:fldChar w:fldCharType="separate"/>
      </w:r>
      <w:r>
        <w:rPr>
          <w:rFonts w:hint="default" w:ascii="Times New Roman" w:hAnsi="Times New Roman" w:eastAsia="黑体"/>
          <w:i w:val="0"/>
        </w:rPr>
        <w:t xml:space="preserve">5.2.1 </w:t>
      </w:r>
      <w:r>
        <w:rPr>
          <w:lang w:val="en-US" w:eastAsia="zh-CN"/>
        </w:rPr>
        <w:t>化学结构指标的局限性</w:t>
      </w:r>
      <w:r>
        <w:tab/>
      </w:r>
      <w:r>
        <w:fldChar w:fldCharType="begin"/>
      </w:r>
      <w:r>
        <w:instrText xml:space="preserve"> PAGEREF _Toc7101 \h </w:instrText>
      </w:r>
      <w:r>
        <w:fldChar w:fldCharType="separate"/>
      </w:r>
      <w:r>
        <w:t>32</w:t>
      </w:r>
      <w:r>
        <w:fldChar w:fldCharType="end"/>
      </w:r>
      <w:r>
        <w:rPr>
          <w:rFonts w:eastAsia="黑体" w:cs="Times New Roman"/>
          <w:bCs/>
          <w:szCs w:val="28"/>
        </w:rPr>
        <w:fldChar w:fldCharType="end"/>
      </w:r>
    </w:p>
    <w:p w14:paraId="1E99A417">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_Toc26811 </w:instrText>
      </w:r>
      <w:r>
        <w:rPr>
          <w:rFonts w:eastAsia="黑体" w:cs="Times New Roman"/>
          <w:bCs/>
          <w:szCs w:val="28"/>
        </w:rPr>
        <w:fldChar w:fldCharType="separate"/>
      </w:r>
      <w:r>
        <w:rPr>
          <w:rFonts w:hint="default" w:ascii="Times New Roman" w:hAnsi="Times New Roman" w:eastAsia="黑体"/>
          <w:i w:val="0"/>
        </w:rPr>
        <w:t xml:space="preserve">5.2.2 </w:t>
      </w:r>
      <w:r>
        <w:rPr>
          <w:rFonts w:hint="eastAsia"/>
        </w:rPr>
        <w:t>实验材料与设计的限制</w:t>
      </w:r>
      <w:r>
        <w:tab/>
      </w:r>
      <w:r>
        <w:fldChar w:fldCharType="begin"/>
      </w:r>
      <w:r>
        <w:instrText xml:space="preserve"> PAGEREF _Toc26811 \h </w:instrText>
      </w:r>
      <w:r>
        <w:fldChar w:fldCharType="separate"/>
      </w:r>
      <w:r>
        <w:t>32</w:t>
      </w:r>
      <w:r>
        <w:fldChar w:fldCharType="end"/>
      </w:r>
      <w:r>
        <w:rPr>
          <w:rFonts w:eastAsia="黑体" w:cs="Times New Roman"/>
          <w:bCs/>
          <w:szCs w:val="28"/>
        </w:rPr>
        <w:fldChar w:fldCharType="end"/>
      </w:r>
    </w:p>
    <w:p w14:paraId="5CE566C7">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_Toc3456 </w:instrText>
      </w:r>
      <w:r>
        <w:rPr>
          <w:rFonts w:eastAsia="黑体" w:cs="Times New Roman"/>
          <w:bCs/>
          <w:szCs w:val="28"/>
        </w:rPr>
        <w:fldChar w:fldCharType="separate"/>
      </w:r>
      <w:r>
        <w:rPr>
          <w:rFonts w:hint="default" w:ascii="Times New Roman" w:hAnsi="Times New Roman" w:eastAsia="黑体"/>
          <w:i w:val="0"/>
        </w:rPr>
        <w:t xml:space="preserve">5.2.3 </w:t>
      </w:r>
      <w:r>
        <w:rPr>
          <w:rFonts w:hint="eastAsia"/>
        </w:rPr>
        <w:t>样本量与测量精度</w:t>
      </w:r>
      <w:r>
        <w:tab/>
      </w:r>
      <w:r>
        <w:fldChar w:fldCharType="begin"/>
      </w:r>
      <w:r>
        <w:instrText xml:space="preserve"> PAGEREF _Toc3456 \h </w:instrText>
      </w:r>
      <w:r>
        <w:fldChar w:fldCharType="separate"/>
      </w:r>
      <w:r>
        <w:t>33</w:t>
      </w:r>
      <w:r>
        <w:fldChar w:fldCharType="end"/>
      </w:r>
      <w:r>
        <w:rPr>
          <w:rFonts w:eastAsia="黑体" w:cs="Times New Roman"/>
          <w:bCs/>
          <w:szCs w:val="28"/>
        </w:rPr>
        <w:fldChar w:fldCharType="end"/>
      </w:r>
    </w:p>
    <w:p w14:paraId="1C9BEBC6">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_Toc29729 </w:instrText>
      </w:r>
      <w:r>
        <w:rPr>
          <w:rFonts w:eastAsia="黑体" w:cs="Times New Roman"/>
          <w:bCs/>
          <w:szCs w:val="28"/>
        </w:rPr>
        <w:fldChar w:fldCharType="separate"/>
      </w:r>
      <w:r>
        <w:rPr>
          <w:rFonts w:hint="default" w:ascii="Times New Roman" w:hAnsi="Times New Roman" w:eastAsia="黑体"/>
          <w:i w:val="0"/>
          <w:kern w:val="24"/>
        </w:rPr>
        <w:t xml:space="preserve">5.3 </w:t>
      </w:r>
      <w:r>
        <w:rPr>
          <w:rFonts w:hint="eastAsia" w:ascii="黑体" w:hAnsi="黑体" w:eastAsia="黑体" w:cs="黑体"/>
          <w:bCs w:val="0"/>
          <w:i w:val="0"/>
          <w:iCs w:val="0"/>
          <w:kern w:val="2"/>
          <w:szCs w:val="24"/>
          <w:lang w:val="en-US" w:eastAsia="zh-CN" w:bidi="ar-SA"/>
        </w:rPr>
        <w:t>未来研究方向</w:t>
      </w:r>
      <w:r>
        <w:tab/>
      </w:r>
      <w:r>
        <w:fldChar w:fldCharType="begin"/>
      </w:r>
      <w:r>
        <w:instrText xml:space="preserve"> PAGEREF _Toc29729 \h </w:instrText>
      </w:r>
      <w:r>
        <w:fldChar w:fldCharType="separate"/>
      </w:r>
      <w:r>
        <w:t>33</w:t>
      </w:r>
      <w:r>
        <w:fldChar w:fldCharType="end"/>
      </w:r>
      <w:r>
        <w:rPr>
          <w:rFonts w:eastAsia="黑体" w:cs="Times New Roman"/>
          <w:bCs/>
          <w:szCs w:val="28"/>
        </w:rPr>
        <w:fldChar w:fldCharType="end"/>
      </w:r>
      <w:bookmarkStart w:id="105" w:name="_GoBack"/>
      <w:bookmarkEnd w:id="105"/>
    </w:p>
    <w:p w14:paraId="54009529">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_Toc6370 </w:instrText>
      </w:r>
      <w:r>
        <w:rPr>
          <w:rFonts w:eastAsia="黑体" w:cs="Times New Roman"/>
          <w:bCs/>
          <w:szCs w:val="28"/>
        </w:rPr>
        <w:fldChar w:fldCharType="separate"/>
      </w:r>
      <w:r>
        <w:rPr>
          <w:rFonts w:cs="Times New Roman"/>
        </w:rPr>
        <w:t>参考文献</w:t>
      </w:r>
      <w:r>
        <w:tab/>
      </w:r>
      <w:r>
        <w:fldChar w:fldCharType="begin"/>
      </w:r>
      <w:r>
        <w:instrText xml:space="preserve"> PAGEREF _Toc6370 \h </w:instrText>
      </w:r>
      <w:r>
        <w:fldChar w:fldCharType="separate"/>
      </w:r>
      <w:r>
        <w:t>34</w:t>
      </w:r>
      <w:r>
        <w:fldChar w:fldCharType="end"/>
      </w:r>
      <w:r>
        <w:rPr>
          <w:rFonts w:eastAsia="黑体" w:cs="Times New Roman"/>
          <w:bCs/>
          <w:szCs w:val="28"/>
        </w:rPr>
        <w:fldChar w:fldCharType="end"/>
      </w:r>
    </w:p>
    <w:p w14:paraId="651A079C">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_Toc23143 </w:instrText>
      </w:r>
      <w:r>
        <w:rPr>
          <w:rFonts w:eastAsia="黑体" w:cs="Times New Roman"/>
          <w:bCs/>
          <w:szCs w:val="28"/>
        </w:rPr>
        <w:fldChar w:fldCharType="separate"/>
      </w:r>
      <w:r>
        <w:rPr>
          <w:rFonts w:cs="Times New Roman"/>
        </w:rPr>
        <w:t>附录</w:t>
      </w:r>
      <w:r>
        <w:rPr>
          <w:rFonts w:hint="eastAsia" w:cs="Times New Roman"/>
        </w:rPr>
        <w:t xml:space="preserve"> </w:t>
      </w:r>
      <w:r>
        <w:rPr>
          <w:rFonts w:cs="Times New Roman"/>
        </w:rPr>
        <w:t xml:space="preserve"> </w:t>
      </w:r>
      <w:r>
        <w:rPr>
          <w:rFonts w:hint="eastAsia" w:cs="Times New Roman"/>
          <w:lang w:val="en-US" w:eastAsia="zh-CN"/>
        </w:rPr>
        <w:t>研究一和研究二使用的气味分子</w:t>
      </w:r>
      <w:r>
        <w:tab/>
      </w:r>
      <w:r>
        <w:fldChar w:fldCharType="begin"/>
      </w:r>
      <w:r>
        <w:instrText xml:space="preserve"> PAGEREF _Toc23143 \h </w:instrText>
      </w:r>
      <w:r>
        <w:fldChar w:fldCharType="separate"/>
      </w:r>
      <w:r>
        <w:t>37</w:t>
      </w:r>
      <w:r>
        <w:fldChar w:fldCharType="end"/>
      </w:r>
      <w:r>
        <w:rPr>
          <w:rFonts w:eastAsia="黑体" w:cs="Times New Roman"/>
          <w:bCs/>
          <w:szCs w:val="28"/>
        </w:rPr>
        <w:fldChar w:fldCharType="end"/>
      </w:r>
    </w:p>
    <w:p w14:paraId="4B55F5E7">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_Toc6512 </w:instrText>
      </w:r>
      <w:r>
        <w:rPr>
          <w:rFonts w:eastAsia="黑体" w:cs="Times New Roman"/>
          <w:bCs/>
          <w:szCs w:val="28"/>
        </w:rPr>
        <w:fldChar w:fldCharType="separate"/>
      </w:r>
      <w:r>
        <w:rPr>
          <w:rFonts w:cs="Times New Roman"/>
        </w:rPr>
        <w:t>致  谢</w:t>
      </w:r>
      <w:r>
        <w:tab/>
      </w:r>
      <w:r>
        <w:fldChar w:fldCharType="begin"/>
      </w:r>
      <w:r>
        <w:instrText xml:space="preserve"> PAGEREF _Toc6512 \h </w:instrText>
      </w:r>
      <w:r>
        <w:fldChar w:fldCharType="separate"/>
      </w:r>
      <w:r>
        <w:t>38</w:t>
      </w:r>
      <w:r>
        <w:fldChar w:fldCharType="end"/>
      </w:r>
      <w:r>
        <w:rPr>
          <w:rFonts w:eastAsia="黑体" w:cs="Times New Roman"/>
          <w:bCs/>
          <w:szCs w:val="28"/>
        </w:rPr>
        <w:fldChar w:fldCharType="end"/>
      </w:r>
    </w:p>
    <w:p w14:paraId="1315B1E5">
      <w:pPr>
        <w:adjustRightInd w:val="0"/>
        <w:snapToGrid w:val="0"/>
        <w:spacing w:before="120"/>
        <w:ind w:firstLine="562"/>
        <w:jc w:val="right"/>
        <w:rPr>
          <w:rFonts w:eastAsia="黑体" w:cs="Times New Roman"/>
          <w:b/>
          <w:bCs/>
          <w:szCs w:val="28"/>
        </w:rPr>
      </w:pPr>
      <w:r>
        <w:rPr>
          <w:rFonts w:eastAsia="黑体" w:cs="Times New Roman"/>
          <w:bCs/>
          <w:szCs w:val="28"/>
        </w:rPr>
        <w:fldChar w:fldCharType="end"/>
      </w:r>
    </w:p>
    <w:p w14:paraId="35C18CF8">
      <w:pPr>
        <w:adjustRightInd w:val="0"/>
        <w:snapToGrid w:val="0"/>
        <w:spacing w:before="120"/>
        <w:ind w:firstLine="482"/>
        <w:jc w:val="right"/>
        <w:rPr>
          <w:rFonts w:eastAsia="黑体" w:cs="Times New Roman"/>
          <w:b/>
          <w:bCs/>
          <w:szCs w:val="28"/>
        </w:rPr>
      </w:pPr>
    </w:p>
    <w:p w14:paraId="7745DCF2">
      <w:pPr>
        <w:adjustRightInd w:val="0"/>
        <w:snapToGrid w:val="0"/>
        <w:spacing w:before="120"/>
        <w:ind w:firstLine="602"/>
        <w:jc w:val="right"/>
        <w:rPr>
          <w:rFonts w:eastAsia="黑体" w:cs="Times New Roman"/>
          <w:b/>
          <w:bCs/>
          <w:szCs w:val="28"/>
        </w:rPr>
      </w:pPr>
    </w:p>
    <w:p w14:paraId="0FFF6A43">
      <w:pPr>
        <w:adjustRightInd w:val="0"/>
        <w:snapToGrid w:val="0"/>
        <w:spacing w:before="120"/>
        <w:ind w:firstLine="482"/>
        <w:jc w:val="right"/>
        <w:rPr>
          <w:rFonts w:eastAsia="黑体" w:cs="Times New Roman"/>
          <w:b/>
          <w:bCs/>
          <w:szCs w:val="28"/>
        </w:rPr>
      </w:pPr>
    </w:p>
    <w:p w14:paraId="307A88E5">
      <w:pPr>
        <w:adjustRightInd w:val="0"/>
        <w:snapToGrid w:val="0"/>
        <w:spacing w:before="120"/>
        <w:ind w:firstLine="482"/>
        <w:jc w:val="right"/>
        <w:rPr>
          <w:rFonts w:eastAsia="黑体" w:cs="Times New Roman"/>
          <w:b/>
          <w:bCs/>
          <w:szCs w:val="28"/>
        </w:rPr>
      </w:pPr>
    </w:p>
    <w:p w14:paraId="6BF6177E">
      <w:pPr>
        <w:adjustRightInd w:val="0"/>
        <w:snapToGrid w:val="0"/>
        <w:spacing w:before="120"/>
        <w:ind w:firstLine="482"/>
        <w:jc w:val="right"/>
        <w:rPr>
          <w:rFonts w:eastAsia="黑体" w:cs="Times New Roman"/>
          <w:b/>
          <w:bCs/>
          <w:szCs w:val="28"/>
        </w:rPr>
      </w:pPr>
    </w:p>
    <w:p w14:paraId="4A9734A4">
      <w:pPr>
        <w:adjustRightInd w:val="0"/>
        <w:snapToGrid w:val="0"/>
        <w:spacing w:before="120"/>
        <w:ind w:firstLine="482"/>
        <w:jc w:val="right"/>
        <w:rPr>
          <w:rFonts w:eastAsia="黑体" w:cs="Times New Roman"/>
          <w:b/>
          <w:bCs/>
          <w:szCs w:val="28"/>
        </w:rPr>
      </w:pPr>
    </w:p>
    <w:p w14:paraId="02E87417">
      <w:pPr>
        <w:adjustRightInd w:val="0"/>
        <w:snapToGrid w:val="0"/>
        <w:spacing w:before="120"/>
        <w:ind w:firstLine="482"/>
        <w:jc w:val="right"/>
        <w:rPr>
          <w:rFonts w:eastAsia="黑体" w:cs="Times New Roman"/>
          <w:b/>
          <w:bCs/>
          <w:szCs w:val="28"/>
        </w:rPr>
      </w:pPr>
    </w:p>
    <w:p w14:paraId="4A080706">
      <w:pPr>
        <w:adjustRightInd w:val="0"/>
        <w:snapToGrid w:val="0"/>
        <w:spacing w:before="120"/>
        <w:ind w:firstLine="482"/>
        <w:jc w:val="right"/>
        <w:rPr>
          <w:rFonts w:eastAsia="黑体" w:cs="Times New Roman"/>
          <w:b/>
          <w:bCs/>
          <w:szCs w:val="28"/>
        </w:rPr>
      </w:pPr>
    </w:p>
    <w:p w14:paraId="40CE0770">
      <w:pPr>
        <w:adjustRightInd w:val="0"/>
        <w:snapToGrid w:val="0"/>
        <w:spacing w:before="120"/>
        <w:ind w:firstLine="482"/>
        <w:jc w:val="right"/>
        <w:rPr>
          <w:rFonts w:eastAsia="黑体" w:cs="Times New Roman"/>
          <w:b/>
          <w:bCs/>
          <w:szCs w:val="28"/>
        </w:rPr>
      </w:pPr>
    </w:p>
    <w:p w14:paraId="0DD188E5">
      <w:pPr>
        <w:adjustRightInd w:val="0"/>
        <w:snapToGrid w:val="0"/>
        <w:spacing w:before="120"/>
        <w:ind w:firstLine="482"/>
        <w:jc w:val="right"/>
        <w:rPr>
          <w:rFonts w:eastAsia="黑体" w:cs="Times New Roman"/>
          <w:b/>
          <w:bCs/>
          <w:szCs w:val="28"/>
        </w:rPr>
      </w:pPr>
    </w:p>
    <w:p w14:paraId="79EF6015">
      <w:pPr>
        <w:adjustRightInd w:val="0"/>
        <w:snapToGrid w:val="0"/>
        <w:spacing w:before="120"/>
        <w:ind w:firstLine="482"/>
        <w:jc w:val="right"/>
        <w:rPr>
          <w:rFonts w:eastAsia="黑体" w:cs="Times New Roman"/>
          <w:b/>
          <w:bCs/>
          <w:szCs w:val="28"/>
        </w:rPr>
      </w:pPr>
    </w:p>
    <w:p w14:paraId="6A102882">
      <w:pPr>
        <w:adjustRightInd w:val="0"/>
        <w:snapToGrid w:val="0"/>
        <w:spacing w:before="120"/>
        <w:ind w:firstLine="482"/>
        <w:jc w:val="right"/>
        <w:rPr>
          <w:rFonts w:eastAsia="黑体" w:cs="Times New Roman"/>
          <w:b/>
          <w:bCs/>
          <w:szCs w:val="28"/>
        </w:rPr>
      </w:pPr>
    </w:p>
    <w:p w14:paraId="4F222128">
      <w:pPr>
        <w:adjustRightInd w:val="0"/>
        <w:snapToGrid w:val="0"/>
        <w:spacing w:before="120"/>
        <w:ind w:firstLine="482"/>
        <w:jc w:val="right"/>
        <w:rPr>
          <w:rFonts w:eastAsia="黑体" w:cs="Times New Roman"/>
          <w:b/>
          <w:bCs/>
          <w:szCs w:val="28"/>
        </w:rPr>
      </w:pPr>
    </w:p>
    <w:p w14:paraId="31AD9DDB">
      <w:pPr>
        <w:adjustRightInd w:val="0"/>
        <w:snapToGrid w:val="0"/>
        <w:spacing w:before="120"/>
        <w:ind w:firstLine="482"/>
        <w:jc w:val="right"/>
        <w:rPr>
          <w:rFonts w:eastAsia="黑体" w:cs="Times New Roman"/>
          <w:b/>
          <w:bCs/>
          <w:szCs w:val="28"/>
        </w:rPr>
      </w:pPr>
    </w:p>
    <w:p w14:paraId="10F899A1">
      <w:pPr>
        <w:adjustRightInd w:val="0"/>
        <w:snapToGrid w:val="0"/>
        <w:spacing w:before="120"/>
        <w:ind w:firstLine="482"/>
        <w:jc w:val="right"/>
        <w:rPr>
          <w:rFonts w:eastAsia="黑体" w:cs="Times New Roman"/>
          <w:b/>
          <w:bCs/>
          <w:szCs w:val="28"/>
        </w:rPr>
      </w:pPr>
    </w:p>
    <w:p w14:paraId="73F80728">
      <w:pPr>
        <w:adjustRightInd w:val="0"/>
        <w:snapToGrid w:val="0"/>
        <w:spacing w:before="120"/>
        <w:ind w:firstLine="482"/>
        <w:jc w:val="right"/>
        <w:rPr>
          <w:rFonts w:eastAsia="黑体" w:cs="Times New Roman"/>
          <w:b/>
          <w:bCs/>
          <w:szCs w:val="28"/>
        </w:rPr>
      </w:pPr>
    </w:p>
    <w:p w14:paraId="4AA98BA1">
      <w:pPr>
        <w:adjustRightInd w:val="0"/>
        <w:snapToGrid w:val="0"/>
        <w:spacing w:before="120"/>
        <w:ind w:firstLine="482"/>
        <w:jc w:val="right"/>
        <w:rPr>
          <w:rFonts w:eastAsia="黑体" w:cs="Times New Roman"/>
          <w:b/>
          <w:bCs/>
          <w:szCs w:val="28"/>
        </w:rPr>
      </w:pPr>
    </w:p>
    <w:p w14:paraId="73E8A29E">
      <w:pPr>
        <w:adjustRightInd w:val="0"/>
        <w:snapToGrid w:val="0"/>
        <w:spacing w:before="120"/>
        <w:ind w:firstLine="482"/>
        <w:jc w:val="right"/>
        <w:rPr>
          <w:rFonts w:eastAsia="黑体" w:cs="Times New Roman"/>
          <w:b/>
          <w:bCs/>
          <w:szCs w:val="28"/>
        </w:rPr>
      </w:pPr>
    </w:p>
    <w:p w14:paraId="058611CE">
      <w:pPr>
        <w:adjustRightInd w:val="0"/>
        <w:snapToGrid w:val="0"/>
        <w:spacing w:before="120"/>
        <w:ind w:firstLine="482"/>
        <w:jc w:val="right"/>
        <w:rPr>
          <w:rFonts w:eastAsia="黑体" w:cs="Times New Roman"/>
          <w:b/>
          <w:bCs/>
          <w:szCs w:val="28"/>
        </w:rPr>
      </w:pPr>
    </w:p>
    <w:p w14:paraId="6F836796">
      <w:pPr>
        <w:adjustRightInd w:val="0"/>
        <w:snapToGrid w:val="0"/>
        <w:spacing w:before="120"/>
        <w:ind w:firstLine="482"/>
        <w:jc w:val="right"/>
        <w:rPr>
          <w:rFonts w:eastAsia="黑体" w:cs="Times New Roman"/>
          <w:b/>
          <w:bCs/>
          <w:szCs w:val="28"/>
        </w:rPr>
      </w:pPr>
    </w:p>
    <w:p w14:paraId="262F85E6">
      <w:pPr>
        <w:adjustRightInd w:val="0"/>
        <w:snapToGrid w:val="0"/>
        <w:spacing w:before="120"/>
        <w:ind w:firstLine="482"/>
        <w:jc w:val="right"/>
        <w:rPr>
          <w:rFonts w:eastAsia="黑体" w:cs="Times New Roman"/>
          <w:b/>
          <w:bCs/>
          <w:szCs w:val="28"/>
        </w:rPr>
      </w:pPr>
    </w:p>
    <w:p w14:paraId="47EAA6E1">
      <w:pPr>
        <w:adjustRightInd w:val="0"/>
        <w:snapToGrid w:val="0"/>
        <w:spacing w:before="120"/>
        <w:ind w:firstLine="482"/>
        <w:jc w:val="right"/>
        <w:rPr>
          <w:rFonts w:eastAsia="黑体" w:cs="Times New Roman"/>
          <w:b/>
          <w:bCs/>
          <w:szCs w:val="28"/>
        </w:rPr>
      </w:pPr>
    </w:p>
    <w:p w14:paraId="71F966F6">
      <w:pPr>
        <w:adjustRightInd w:val="0"/>
        <w:snapToGrid w:val="0"/>
        <w:spacing w:before="120"/>
        <w:ind w:firstLine="482"/>
        <w:jc w:val="right"/>
        <w:rPr>
          <w:rFonts w:eastAsia="黑体" w:cs="Times New Roman"/>
          <w:b/>
          <w:bCs/>
          <w:szCs w:val="28"/>
        </w:rPr>
      </w:pPr>
    </w:p>
    <w:p w14:paraId="1C0203D2">
      <w:pPr>
        <w:adjustRightInd w:val="0"/>
        <w:snapToGrid w:val="0"/>
        <w:spacing w:before="120"/>
        <w:ind w:firstLine="482"/>
        <w:jc w:val="right"/>
        <w:rPr>
          <w:rFonts w:eastAsia="黑体" w:cs="Times New Roman"/>
          <w:b/>
          <w:bCs/>
          <w:szCs w:val="28"/>
        </w:rPr>
      </w:pPr>
    </w:p>
    <w:p w14:paraId="7F56570B">
      <w:pPr>
        <w:adjustRightInd w:val="0"/>
        <w:snapToGrid w:val="0"/>
        <w:spacing w:before="120"/>
        <w:ind w:firstLine="482"/>
        <w:jc w:val="right"/>
        <w:rPr>
          <w:rFonts w:eastAsia="黑体" w:cs="Times New Roman"/>
          <w:b/>
          <w:bCs/>
          <w:szCs w:val="28"/>
        </w:rPr>
      </w:pPr>
    </w:p>
    <w:p w14:paraId="2E5647B8">
      <w:pPr>
        <w:adjustRightInd w:val="0"/>
        <w:snapToGrid w:val="0"/>
        <w:spacing w:before="120"/>
        <w:ind w:firstLine="482"/>
        <w:jc w:val="right"/>
        <w:rPr>
          <w:rFonts w:eastAsia="黑体" w:cs="Times New Roman"/>
          <w:b/>
          <w:bCs/>
          <w:szCs w:val="28"/>
        </w:rPr>
      </w:pPr>
    </w:p>
    <w:p w14:paraId="3F0A2819">
      <w:pPr>
        <w:adjustRightInd w:val="0"/>
        <w:snapToGrid w:val="0"/>
        <w:spacing w:before="120"/>
        <w:ind w:firstLine="482"/>
        <w:jc w:val="right"/>
        <w:rPr>
          <w:rFonts w:eastAsia="黑体" w:cs="Times New Roman"/>
          <w:b/>
          <w:bCs/>
          <w:szCs w:val="28"/>
        </w:rPr>
      </w:pPr>
    </w:p>
    <w:p w14:paraId="03B12126">
      <w:pPr>
        <w:adjustRightInd w:val="0"/>
        <w:snapToGrid w:val="0"/>
        <w:spacing w:before="120"/>
        <w:ind w:firstLine="482"/>
        <w:jc w:val="right"/>
        <w:rPr>
          <w:rFonts w:eastAsia="黑体" w:cs="Times New Roman"/>
          <w:b/>
          <w:bCs/>
          <w:szCs w:val="28"/>
        </w:rPr>
      </w:pPr>
    </w:p>
    <w:p w14:paraId="3D516F05">
      <w:pPr>
        <w:adjustRightInd w:val="0"/>
        <w:snapToGrid w:val="0"/>
        <w:spacing w:before="120"/>
        <w:ind w:firstLine="482"/>
        <w:jc w:val="right"/>
        <w:rPr>
          <w:rFonts w:eastAsia="黑体" w:cs="Times New Roman"/>
          <w:b/>
          <w:bCs/>
          <w:szCs w:val="28"/>
        </w:rPr>
      </w:pPr>
    </w:p>
    <w:p w14:paraId="781CDFD7">
      <w:pPr>
        <w:adjustRightInd w:val="0"/>
        <w:snapToGrid w:val="0"/>
        <w:spacing w:before="120"/>
        <w:ind w:firstLine="482"/>
        <w:jc w:val="right"/>
        <w:rPr>
          <w:rFonts w:eastAsia="黑体" w:cs="Times New Roman"/>
          <w:b/>
          <w:bCs/>
          <w:szCs w:val="28"/>
        </w:rPr>
      </w:pPr>
    </w:p>
    <w:p w14:paraId="06C430D2">
      <w:pPr>
        <w:adjustRightInd w:val="0"/>
        <w:snapToGrid w:val="0"/>
        <w:spacing w:before="120"/>
        <w:ind w:firstLine="482"/>
        <w:jc w:val="right"/>
        <w:rPr>
          <w:rFonts w:eastAsia="黑体" w:cs="Times New Roman"/>
          <w:b/>
          <w:bCs/>
          <w:szCs w:val="28"/>
        </w:rPr>
      </w:pPr>
    </w:p>
    <w:p w14:paraId="2F91A98E">
      <w:pPr>
        <w:adjustRightInd w:val="0"/>
        <w:snapToGrid w:val="0"/>
        <w:spacing w:before="120"/>
        <w:ind w:firstLine="482"/>
        <w:jc w:val="right"/>
        <w:rPr>
          <w:rFonts w:eastAsia="黑体" w:cs="Times New Roman"/>
          <w:b/>
          <w:bCs/>
          <w:szCs w:val="28"/>
        </w:rPr>
      </w:pPr>
    </w:p>
    <w:p w14:paraId="02226815">
      <w:pPr>
        <w:adjustRightInd w:val="0"/>
        <w:snapToGrid w:val="0"/>
        <w:spacing w:before="120"/>
        <w:ind w:firstLine="482"/>
        <w:jc w:val="right"/>
        <w:rPr>
          <w:rFonts w:eastAsia="黑体" w:cs="Times New Roman"/>
          <w:b/>
          <w:bCs/>
          <w:szCs w:val="28"/>
        </w:rPr>
      </w:pPr>
    </w:p>
    <w:p w14:paraId="7CFFA9A5">
      <w:pPr>
        <w:adjustRightInd w:val="0"/>
        <w:snapToGrid w:val="0"/>
        <w:spacing w:before="120"/>
        <w:ind w:firstLine="482"/>
        <w:jc w:val="right"/>
        <w:rPr>
          <w:rFonts w:eastAsia="黑体" w:cs="Times New Roman"/>
          <w:b/>
          <w:bCs/>
          <w:szCs w:val="28"/>
        </w:rPr>
      </w:pPr>
    </w:p>
    <w:p w14:paraId="771C0BBD">
      <w:pPr>
        <w:adjustRightInd w:val="0"/>
        <w:snapToGrid w:val="0"/>
        <w:spacing w:before="120"/>
        <w:ind w:firstLine="482"/>
        <w:jc w:val="right"/>
        <w:rPr>
          <w:rFonts w:eastAsia="黑体" w:cs="Times New Roman"/>
          <w:b/>
          <w:bCs/>
          <w:szCs w:val="28"/>
        </w:rPr>
      </w:pPr>
    </w:p>
    <w:p w14:paraId="09FB38B1">
      <w:pPr>
        <w:adjustRightInd w:val="0"/>
        <w:snapToGrid w:val="0"/>
        <w:spacing w:before="120"/>
        <w:ind w:firstLine="482"/>
        <w:jc w:val="right"/>
        <w:rPr>
          <w:rFonts w:eastAsia="黑体" w:cs="Times New Roman"/>
          <w:b/>
          <w:bCs/>
          <w:szCs w:val="28"/>
        </w:rPr>
      </w:pPr>
    </w:p>
    <w:p w14:paraId="05BA887D">
      <w:pPr>
        <w:adjustRightInd w:val="0"/>
        <w:snapToGrid w:val="0"/>
        <w:spacing w:before="120"/>
        <w:ind w:firstLine="482"/>
        <w:jc w:val="right"/>
        <w:rPr>
          <w:rFonts w:eastAsia="黑体" w:cs="Times New Roman"/>
          <w:b/>
          <w:bCs/>
          <w:szCs w:val="28"/>
        </w:rPr>
      </w:pPr>
    </w:p>
    <w:p w14:paraId="6012E100">
      <w:pPr>
        <w:adjustRightInd w:val="0"/>
        <w:snapToGrid w:val="0"/>
        <w:spacing w:before="120"/>
        <w:ind w:firstLine="482"/>
        <w:jc w:val="right"/>
        <w:rPr>
          <w:rFonts w:eastAsia="黑体" w:cs="Times New Roman"/>
          <w:b/>
          <w:bCs/>
          <w:szCs w:val="28"/>
        </w:rPr>
      </w:pPr>
    </w:p>
    <w:p w14:paraId="4F4EA2AD">
      <w:pPr>
        <w:adjustRightInd w:val="0"/>
        <w:snapToGrid w:val="0"/>
        <w:spacing w:before="120"/>
        <w:ind w:firstLine="482"/>
        <w:jc w:val="right"/>
        <w:rPr>
          <w:rFonts w:eastAsia="黑体" w:cs="Times New Roman"/>
          <w:b/>
          <w:bCs/>
          <w:szCs w:val="28"/>
        </w:rPr>
      </w:pPr>
    </w:p>
    <w:p w14:paraId="16C3B359">
      <w:pPr>
        <w:adjustRightInd w:val="0"/>
        <w:snapToGrid w:val="0"/>
        <w:spacing w:before="120"/>
        <w:ind w:firstLine="482"/>
        <w:jc w:val="right"/>
        <w:rPr>
          <w:rFonts w:eastAsia="黑体" w:cs="Times New Roman"/>
          <w:b/>
          <w:bCs/>
          <w:szCs w:val="28"/>
        </w:rPr>
      </w:pPr>
    </w:p>
    <w:p w14:paraId="6CC41168">
      <w:pPr>
        <w:adjustRightInd w:val="0"/>
        <w:snapToGrid w:val="0"/>
        <w:spacing w:before="120"/>
        <w:ind w:firstLine="482"/>
        <w:jc w:val="right"/>
        <w:rPr>
          <w:rFonts w:eastAsia="黑体" w:cs="Times New Roman"/>
          <w:b/>
          <w:bCs/>
          <w:szCs w:val="28"/>
        </w:rPr>
      </w:pPr>
    </w:p>
    <w:p w14:paraId="38DCA5D6">
      <w:pPr>
        <w:adjustRightInd w:val="0"/>
        <w:snapToGrid w:val="0"/>
        <w:spacing w:before="120"/>
        <w:ind w:firstLine="482"/>
        <w:jc w:val="right"/>
        <w:rPr>
          <w:rFonts w:eastAsia="黑体" w:cs="Times New Roman"/>
          <w:b/>
          <w:bCs/>
          <w:szCs w:val="28"/>
        </w:rPr>
      </w:pPr>
    </w:p>
    <w:p w14:paraId="03D2E1AE">
      <w:pPr>
        <w:adjustRightInd w:val="0"/>
        <w:snapToGrid w:val="0"/>
        <w:spacing w:before="120"/>
        <w:ind w:firstLine="482"/>
        <w:jc w:val="right"/>
        <w:rPr>
          <w:rFonts w:eastAsia="黑体" w:cs="Times New Roman"/>
          <w:b/>
          <w:bCs/>
          <w:szCs w:val="28"/>
        </w:rPr>
      </w:pPr>
    </w:p>
    <w:p w14:paraId="4C288902">
      <w:pPr>
        <w:adjustRightInd w:val="0"/>
        <w:snapToGrid w:val="0"/>
        <w:spacing w:before="120"/>
        <w:ind w:firstLine="482"/>
        <w:jc w:val="right"/>
        <w:rPr>
          <w:rFonts w:eastAsia="黑体" w:cs="Times New Roman"/>
          <w:b/>
          <w:bCs/>
          <w:szCs w:val="28"/>
        </w:rPr>
      </w:pPr>
    </w:p>
    <w:p w14:paraId="4A1CDF6D">
      <w:pPr>
        <w:adjustRightInd w:val="0"/>
        <w:snapToGrid w:val="0"/>
        <w:spacing w:before="120"/>
        <w:ind w:firstLine="482"/>
        <w:jc w:val="right"/>
        <w:rPr>
          <w:rFonts w:eastAsia="黑体" w:cs="Times New Roman"/>
          <w:b/>
          <w:bCs/>
          <w:szCs w:val="28"/>
        </w:rPr>
      </w:pPr>
    </w:p>
    <w:p w14:paraId="50B4404C">
      <w:pPr>
        <w:adjustRightInd w:val="0"/>
        <w:snapToGrid w:val="0"/>
        <w:spacing w:before="120"/>
        <w:ind w:firstLine="482"/>
        <w:jc w:val="right"/>
        <w:rPr>
          <w:rFonts w:eastAsia="黑体" w:cs="Times New Roman"/>
          <w:b/>
          <w:bCs/>
          <w:szCs w:val="28"/>
        </w:rPr>
      </w:pPr>
    </w:p>
    <w:p w14:paraId="2E138C6F">
      <w:pPr>
        <w:adjustRightInd w:val="0"/>
        <w:snapToGrid w:val="0"/>
        <w:spacing w:before="120"/>
        <w:ind w:firstLine="482"/>
        <w:jc w:val="right"/>
        <w:rPr>
          <w:rFonts w:eastAsia="黑体" w:cs="Times New Roman"/>
          <w:b/>
          <w:bCs/>
          <w:szCs w:val="28"/>
        </w:rPr>
      </w:pPr>
    </w:p>
    <w:p w14:paraId="3EFF5C96">
      <w:pPr>
        <w:adjustRightInd w:val="0"/>
        <w:snapToGrid w:val="0"/>
        <w:spacing w:before="120"/>
        <w:ind w:firstLine="482"/>
        <w:jc w:val="right"/>
        <w:rPr>
          <w:rFonts w:eastAsia="黑体" w:cs="Times New Roman"/>
          <w:b/>
          <w:bCs/>
          <w:szCs w:val="28"/>
        </w:rPr>
      </w:pPr>
    </w:p>
    <w:p w14:paraId="658FAD4C">
      <w:pPr>
        <w:adjustRightInd w:val="0"/>
        <w:snapToGrid w:val="0"/>
        <w:spacing w:before="120"/>
        <w:ind w:firstLine="482"/>
        <w:jc w:val="right"/>
        <w:rPr>
          <w:rFonts w:eastAsia="黑体" w:cs="Times New Roman"/>
          <w:b/>
          <w:bCs/>
          <w:szCs w:val="28"/>
        </w:rPr>
      </w:pPr>
    </w:p>
    <w:p w14:paraId="53F82F66">
      <w:pPr>
        <w:adjustRightInd w:val="0"/>
        <w:snapToGrid w:val="0"/>
        <w:spacing w:before="120"/>
        <w:ind w:firstLine="482"/>
        <w:jc w:val="right"/>
        <w:rPr>
          <w:rFonts w:eastAsia="黑体" w:cs="Times New Roman"/>
          <w:b/>
          <w:bCs/>
          <w:szCs w:val="28"/>
        </w:rPr>
      </w:pPr>
    </w:p>
    <w:p w14:paraId="733F4062">
      <w:pPr>
        <w:adjustRightInd w:val="0"/>
        <w:snapToGrid w:val="0"/>
        <w:spacing w:before="120"/>
        <w:ind w:firstLine="482"/>
        <w:jc w:val="right"/>
        <w:rPr>
          <w:rFonts w:eastAsia="黑体" w:cs="Times New Roman"/>
          <w:b/>
          <w:bCs/>
          <w:szCs w:val="28"/>
        </w:rPr>
      </w:pPr>
    </w:p>
    <w:p w14:paraId="5C95D1C2">
      <w:pPr>
        <w:adjustRightInd w:val="0"/>
        <w:snapToGrid w:val="0"/>
        <w:spacing w:before="120"/>
        <w:ind w:firstLine="482"/>
        <w:jc w:val="right"/>
        <w:rPr>
          <w:rFonts w:eastAsia="黑体" w:cs="Times New Roman"/>
          <w:b/>
          <w:bCs/>
          <w:szCs w:val="28"/>
        </w:rPr>
      </w:pPr>
    </w:p>
    <w:p w14:paraId="7A9CD784">
      <w:pPr>
        <w:adjustRightInd w:val="0"/>
        <w:snapToGrid w:val="0"/>
        <w:spacing w:before="120"/>
        <w:ind w:firstLine="482"/>
        <w:jc w:val="right"/>
        <w:rPr>
          <w:rFonts w:eastAsia="黑体" w:cs="Times New Roman"/>
          <w:b/>
          <w:bCs/>
          <w:szCs w:val="28"/>
        </w:rPr>
      </w:pPr>
    </w:p>
    <w:p w14:paraId="6E04CD33">
      <w:pPr>
        <w:adjustRightInd w:val="0"/>
        <w:snapToGrid w:val="0"/>
        <w:spacing w:before="120"/>
        <w:ind w:firstLine="482"/>
        <w:jc w:val="right"/>
        <w:rPr>
          <w:rFonts w:eastAsia="黑体" w:cs="Times New Roman"/>
          <w:b/>
          <w:bCs/>
          <w:szCs w:val="28"/>
        </w:rPr>
      </w:pPr>
    </w:p>
    <w:p w14:paraId="49410D3F">
      <w:pPr>
        <w:adjustRightInd w:val="0"/>
        <w:snapToGrid w:val="0"/>
        <w:spacing w:before="120"/>
        <w:ind w:firstLine="482"/>
        <w:jc w:val="right"/>
        <w:rPr>
          <w:rFonts w:eastAsia="黑体" w:cs="Times New Roman"/>
          <w:b/>
          <w:bCs/>
          <w:szCs w:val="28"/>
        </w:rPr>
      </w:pPr>
    </w:p>
    <w:p w14:paraId="5FA5FD21">
      <w:pPr>
        <w:adjustRightInd w:val="0"/>
        <w:snapToGrid w:val="0"/>
        <w:spacing w:before="120"/>
        <w:ind w:firstLine="482"/>
        <w:jc w:val="right"/>
        <w:rPr>
          <w:rFonts w:eastAsia="黑体" w:cs="Times New Roman"/>
          <w:b/>
          <w:bCs/>
          <w:szCs w:val="28"/>
        </w:rPr>
      </w:pPr>
    </w:p>
    <w:p w14:paraId="309698E7">
      <w:pPr>
        <w:adjustRightInd w:val="0"/>
        <w:snapToGrid w:val="0"/>
        <w:spacing w:before="120"/>
        <w:ind w:right="1205" w:firstLine="482"/>
        <w:jc w:val="right"/>
        <w:rPr>
          <w:rFonts w:eastAsia="黑体" w:cs="Times New Roman"/>
          <w:b/>
          <w:bCs/>
          <w:szCs w:val="28"/>
        </w:rPr>
      </w:pPr>
    </w:p>
    <w:p w14:paraId="08EEEC1E">
      <w:pPr>
        <w:adjustRightInd w:val="0"/>
        <w:snapToGrid w:val="0"/>
        <w:spacing w:before="120"/>
        <w:ind w:firstLine="480"/>
        <w:jc w:val="right"/>
        <w:rPr>
          <w:rFonts w:eastAsia="黑体" w:cs="Times New Roman"/>
          <w:szCs w:val="28"/>
        </w:rPr>
        <w:sectPr>
          <w:headerReference r:id="rId19" w:type="default"/>
          <w:footerReference r:id="rId21" w:type="default"/>
          <w:headerReference r:id="rId20" w:type="even"/>
          <w:pgSz w:w="11906" w:h="16838"/>
          <w:pgMar w:top="1440" w:right="1797" w:bottom="1440" w:left="1797" w:header="851" w:footer="851" w:gutter="0"/>
          <w:pgNumType w:fmt="upperRoman"/>
          <w:cols w:space="425" w:num="1"/>
          <w:docGrid w:linePitch="326" w:charSpace="0"/>
        </w:sectPr>
      </w:pPr>
    </w:p>
    <w:p w14:paraId="4E451151">
      <w:pPr>
        <w:spacing w:before="480" w:after="360" w:line="240" w:lineRule="auto"/>
        <w:ind w:firstLine="0" w:firstLineChars="0"/>
        <w:jc w:val="center"/>
        <w:rPr>
          <w:rFonts w:eastAsia="黑体" w:cs="Times New Roman"/>
          <w:b/>
          <w:sz w:val="28"/>
          <w:szCs w:val="28"/>
        </w:rPr>
      </w:pPr>
      <w:r>
        <w:rPr>
          <w:rFonts w:eastAsia="黑体" w:cs="Times New Roman"/>
          <w:b/>
          <w:sz w:val="28"/>
          <w:szCs w:val="28"/>
        </w:rPr>
        <w:t>图</w:t>
      </w:r>
      <w:r>
        <w:rPr>
          <w:rFonts w:eastAsia="黑体" w:cs="Times New Roman"/>
          <w:b/>
          <w:sz w:val="28"/>
          <w:szCs w:val="28"/>
        </w:rPr>
        <mc:AlternateContent>
          <mc:Choice Requires="wps">
            <w:drawing>
              <wp:anchor distT="0" distB="0" distL="114300" distR="114300" simplePos="0" relativeHeight="251660288" behindDoc="0" locked="0" layoutInCell="1" allowOverlap="1">
                <wp:simplePos x="0" y="0"/>
                <wp:positionH relativeFrom="column">
                  <wp:posOffset>3447415</wp:posOffset>
                </wp:positionH>
                <wp:positionV relativeFrom="paragraph">
                  <wp:posOffset>-7627620</wp:posOffset>
                </wp:positionV>
                <wp:extent cx="914400" cy="609600"/>
                <wp:effectExtent l="1683385" t="11430" r="2540" b="607695"/>
                <wp:wrapNone/>
                <wp:docPr id="86" name="标注: 弯曲线形(带强调线) 86"/>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75D67FB4">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6" o:spid="_x0000_s1026" o:spt="45" type="#_x0000_t45" style="position:absolute;left:0pt;margin-left:271.45pt;margin-top:-600.6pt;height:48pt;width:72pt;z-index:251660288;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VjBLP3AAAAA8BAAAPAAAAAAAAAAEAIAAAACIAAABkcnMvZG93bnJldi54bWxQSwECFAAU&#10;AAAACACHTuJAOj+wupgCAABWBQAADgAAAAAAAAABACAAAAArAQAAZHJzL2Uyb0RvYy54bWxQSwUG&#10;AAAAAAYABgBZAQAANQYAAAAA&#10;" adj="-39600,42660,-20565,4050,-1800,4050">
                <v:fill on="t" focussize="0,0"/>
                <v:stroke color="#000000" miterlimit="8" joinstyle="miter"/>
                <v:imagedata o:title=""/>
                <o:lock v:ext="edit" aspectratio="f"/>
                <v:textbox>
                  <w:txbxContent>
                    <w:p w14:paraId="75D67FB4">
                      <w:pPr>
                        <w:ind w:firstLine="480"/>
                      </w:pPr>
                    </w:p>
                  </w:txbxContent>
                </v:textbox>
              </v:shape>
            </w:pict>
          </mc:Fallback>
        </mc:AlternateContent>
      </w:r>
      <w:r>
        <w:rPr>
          <w:rFonts w:eastAsia="黑体" w:cs="Times New Roman"/>
          <w:b/>
          <w:sz w:val="28"/>
          <w:szCs w:val="28"/>
        </w:rPr>
        <w:t>目录</w:t>
      </w:r>
    </w:p>
    <w:p w14:paraId="1CF4A73D">
      <w:pPr>
        <w:pStyle w:val="19"/>
        <w:tabs>
          <w:tab w:val="right" w:leader="dot" w:pos="8312"/>
        </w:tabs>
      </w:pPr>
      <w:r>
        <w:rPr>
          <w:rFonts w:cs="Times New Roman"/>
          <w:szCs w:val="28"/>
        </w:rPr>
        <w:fldChar w:fldCharType="begin"/>
      </w:r>
      <w:r>
        <w:rPr>
          <w:rFonts w:cs="Times New Roman"/>
          <w:szCs w:val="28"/>
        </w:rPr>
        <w:instrText xml:space="preserve"> TOC \h \z \c "图" </w:instrText>
      </w:r>
      <w:r>
        <w:rPr>
          <w:rFonts w:cs="Times New Roman"/>
          <w:szCs w:val="28"/>
        </w:rPr>
        <w:fldChar w:fldCharType="separate"/>
      </w:r>
      <w:r>
        <w:rPr>
          <w:rFonts w:cs="Times New Roman"/>
          <w:szCs w:val="28"/>
        </w:rPr>
        <w:fldChar w:fldCharType="begin"/>
      </w:r>
      <w:r>
        <w:rPr>
          <w:rFonts w:cs="Times New Roman"/>
          <w:szCs w:val="28"/>
        </w:rPr>
        <w:instrText xml:space="preserve"> HYPERLINK \l _Toc16741 </w:instrText>
      </w:r>
      <w:r>
        <w:rPr>
          <w:rFonts w:cs="Times New Roman"/>
          <w:szCs w:val="28"/>
        </w:rPr>
        <w:fldChar w:fldCharType="separate"/>
      </w:r>
      <w:r>
        <w:t>图 2</w:t>
      </w:r>
      <w:r>
        <w:rPr>
          <w:rFonts w:hint="eastAsia"/>
          <w:lang w:eastAsia="zh-CN"/>
        </w:rPr>
        <w:t>-</w:t>
      </w:r>
      <w:r>
        <w:t xml:space="preserve">1 </w:t>
      </w:r>
      <w:r>
        <w:rPr>
          <w:rFonts w:hint="eastAsia"/>
          <w:lang w:val="en-US" w:eastAsia="zh-CN"/>
        </w:rPr>
        <w:t xml:space="preserve"> 气味混合物的构成方式</w:t>
      </w:r>
      <w:r>
        <w:tab/>
      </w:r>
      <w:r>
        <w:fldChar w:fldCharType="begin"/>
      </w:r>
      <w:r>
        <w:instrText xml:space="preserve"> PAGEREF _Toc16741 \h </w:instrText>
      </w:r>
      <w:r>
        <w:fldChar w:fldCharType="separate"/>
      </w:r>
      <w:r>
        <w:t>5</w:t>
      </w:r>
      <w:r>
        <w:fldChar w:fldCharType="end"/>
      </w:r>
      <w:r>
        <w:rPr>
          <w:rFonts w:cs="Times New Roman"/>
          <w:szCs w:val="28"/>
        </w:rPr>
        <w:fldChar w:fldCharType="end"/>
      </w:r>
    </w:p>
    <w:p w14:paraId="15EB9CB4">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_Toc29559 </w:instrText>
      </w:r>
      <w:r>
        <w:rPr>
          <w:rFonts w:eastAsia="黑体" w:cs="Times New Roman"/>
          <w:szCs w:val="28"/>
        </w:rPr>
        <w:fldChar w:fldCharType="separate"/>
      </w:r>
      <w:r>
        <w:t>图 2</w:t>
      </w:r>
      <w:r>
        <w:rPr>
          <w:rFonts w:hint="eastAsia"/>
          <w:lang w:eastAsia="zh-CN"/>
        </w:rPr>
        <w:t>-</w:t>
      </w:r>
      <w:r>
        <w:t xml:space="preserve">2 </w:t>
      </w:r>
      <w:r>
        <w:rPr>
          <w:rFonts w:hint="eastAsia"/>
          <w:lang w:val="en-US" w:eastAsia="zh-CN"/>
        </w:rPr>
        <w:t xml:space="preserve"> 各难度水平下的参与者得分分布</w:t>
      </w:r>
      <w:r>
        <w:tab/>
      </w:r>
      <w:r>
        <w:fldChar w:fldCharType="begin"/>
      </w:r>
      <w:r>
        <w:instrText xml:space="preserve"> PAGEREF _Toc29559 \h </w:instrText>
      </w:r>
      <w:r>
        <w:fldChar w:fldCharType="separate"/>
      </w:r>
      <w:r>
        <w:t>7</w:t>
      </w:r>
      <w:r>
        <w:fldChar w:fldCharType="end"/>
      </w:r>
      <w:r>
        <w:rPr>
          <w:rFonts w:eastAsia="黑体" w:cs="Times New Roman"/>
          <w:szCs w:val="28"/>
        </w:rPr>
        <w:fldChar w:fldCharType="end"/>
      </w:r>
    </w:p>
    <w:p w14:paraId="60D8B032">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_Toc27101 </w:instrText>
      </w:r>
      <w:r>
        <w:rPr>
          <w:rFonts w:eastAsia="黑体" w:cs="Times New Roman"/>
          <w:szCs w:val="28"/>
        </w:rPr>
        <w:fldChar w:fldCharType="separate"/>
      </w:r>
      <w:r>
        <w:t>图 2</w:t>
      </w:r>
      <w:r>
        <w:rPr>
          <w:rFonts w:hint="eastAsia"/>
          <w:lang w:eastAsia="zh-CN"/>
        </w:rPr>
        <w:t>-</w:t>
      </w:r>
      <w:r>
        <w:t xml:space="preserve">3 </w:t>
      </w:r>
      <w:r>
        <w:rPr>
          <w:rFonts w:hint="eastAsia"/>
          <w:lang w:val="en-US" w:eastAsia="zh-CN"/>
        </w:rPr>
        <w:t xml:space="preserve"> 实验二的参与者得分分布 </w:t>
      </w:r>
      <w:r>
        <w:tab/>
      </w:r>
      <w:r>
        <w:fldChar w:fldCharType="begin"/>
      </w:r>
      <w:r>
        <w:instrText xml:space="preserve"> PAGEREF _Toc27101 \h </w:instrText>
      </w:r>
      <w:r>
        <w:fldChar w:fldCharType="separate"/>
      </w:r>
      <w:r>
        <w:t>8</w:t>
      </w:r>
      <w:r>
        <w:fldChar w:fldCharType="end"/>
      </w:r>
      <w:r>
        <w:rPr>
          <w:rFonts w:eastAsia="黑体" w:cs="Times New Roman"/>
          <w:szCs w:val="28"/>
        </w:rPr>
        <w:fldChar w:fldCharType="end"/>
      </w:r>
    </w:p>
    <w:p w14:paraId="77FFB290">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_Toc5579 </w:instrText>
      </w:r>
      <w:r>
        <w:rPr>
          <w:rFonts w:eastAsia="黑体" w:cs="Times New Roman"/>
          <w:szCs w:val="28"/>
        </w:rPr>
        <w:fldChar w:fldCharType="separate"/>
      </w:r>
      <w:r>
        <w:t>图 3</w:t>
      </w:r>
      <w:r>
        <w:rPr>
          <w:rFonts w:hint="eastAsia"/>
          <w:lang w:eastAsia="zh-CN"/>
        </w:rPr>
        <w:t>-</w:t>
      </w:r>
      <w:r>
        <w:t xml:space="preserve">1 </w:t>
      </w:r>
      <w:r>
        <w:rPr>
          <w:rFonts w:hint="eastAsia"/>
          <w:lang w:val="en-US" w:eastAsia="zh-CN"/>
        </w:rPr>
        <w:t xml:space="preserve"> 两种指纹计算的分子化学结构相似性</w:t>
      </w:r>
      <w:r>
        <w:tab/>
      </w:r>
      <w:r>
        <w:fldChar w:fldCharType="begin"/>
      </w:r>
      <w:r>
        <w:instrText xml:space="preserve"> PAGEREF _Toc5579 \h </w:instrText>
      </w:r>
      <w:r>
        <w:fldChar w:fldCharType="separate"/>
      </w:r>
      <w:r>
        <w:t>11</w:t>
      </w:r>
      <w:r>
        <w:fldChar w:fldCharType="end"/>
      </w:r>
      <w:r>
        <w:rPr>
          <w:rFonts w:eastAsia="黑体" w:cs="Times New Roman"/>
          <w:szCs w:val="28"/>
        </w:rPr>
        <w:fldChar w:fldCharType="end"/>
      </w:r>
    </w:p>
    <w:p w14:paraId="5D4D92FD">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_Toc27300 </w:instrText>
      </w:r>
      <w:r>
        <w:rPr>
          <w:rFonts w:eastAsia="黑体" w:cs="Times New Roman"/>
          <w:szCs w:val="28"/>
        </w:rPr>
        <w:fldChar w:fldCharType="separate"/>
      </w:r>
      <w:r>
        <w:t>图 3</w:t>
      </w:r>
      <w:r>
        <w:rPr>
          <w:rFonts w:hint="eastAsia"/>
          <w:lang w:eastAsia="zh-CN"/>
        </w:rPr>
        <w:t>-</w:t>
      </w:r>
      <w:r>
        <w:t xml:space="preserve">2 </w:t>
      </w:r>
      <w:r>
        <w:rPr>
          <w:rFonts w:hint="eastAsia"/>
          <w:lang w:val="en-US" w:eastAsia="zh-CN"/>
        </w:rPr>
        <w:t xml:space="preserve"> Dragon描述符向量计算的分子化学结构相似性</w:t>
      </w:r>
      <w:r>
        <w:tab/>
      </w:r>
      <w:r>
        <w:fldChar w:fldCharType="begin"/>
      </w:r>
      <w:r>
        <w:instrText xml:space="preserve"> PAGEREF _Toc27300 \h </w:instrText>
      </w:r>
      <w:r>
        <w:fldChar w:fldCharType="separate"/>
      </w:r>
      <w:r>
        <w:t>13</w:t>
      </w:r>
      <w:r>
        <w:fldChar w:fldCharType="end"/>
      </w:r>
      <w:r>
        <w:rPr>
          <w:rFonts w:eastAsia="黑体" w:cs="Times New Roman"/>
          <w:szCs w:val="28"/>
        </w:rPr>
        <w:fldChar w:fldCharType="end"/>
      </w:r>
    </w:p>
    <w:p w14:paraId="3F9BFA74">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_Toc21531 </w:instrText>
      </w:r>
      <w:r>
        <w:rPr>
          <w:rFonts w:eastAsia="黑体" w:cs="Times New Roman"/>
          <w:szCs w:val="28"/>
        </w:rPr>
        <w:fldChar w:fldCharType="separate"/>
      </w:r>
      <w:r>
        <w:t>图 3</w:t>
      </w:r>
      <w:r>
        <w:rPr>
          <w:rFonts w:hint="eastAsia"/>
          <w:lang w:eastAsia="zh-CN"/>
        </w:rPr>
        <w:t>-</w:t>
      </w:r>
      <w:r>
        <w:t xml:space="preserve">3 </w:t>
      </w:r>
      <w:r>
        <w:rPr>
          <w:rFonts w:hint="eastAsia"/>
          <w:lang w:val="en-US" w:eastAsia="zh-CN"/>
        </w:rPr>
        <w:t xml:space="preserve"> 实验三中参与者气味排序结果分布</w:t>
      </w:r>
      <w:r>
        <w:tab/>
      </w:r>
      <w:r>
        <w:fldChar w:fldCharType="begin"/>
      </w:r>
      <w:r>
        <w:instrText xml:space="preserve"> PAGEREF _Toc21531 \h </w:instrText>
      </w:r>
      <w:r>
        <w:fldChar w:fldCharType="separate"/>
      </w:r>
      <w:r>
        <w:t>15</w:t>
      </w:r>
      <w:r>
        <w:fldChar w:fldCharType="end"/>
      </w:r>
      <w:r>
        <w:rPr>
          <w:rFonts w:eastAsia="黑体" w:cs="Times New Roman"/>
          <w:szCs w:val="28"/>
        </w:rPr>
        <w:fldChar w:fldCharType="end"/>
      </w:r>
    </w:p>
    <w:p w14:paraId="589EF932">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_Toc584 </w:instrText>
      </w:r>
      <w:r>
        <w:rPr>
          <w:rFonts w:eastAsia="黑体" w:cs="Times New Roman"/>
          <w:szCs w:val="28"/>
        </w:rPr>
        <w:fldChar w:fldCharType="separate"/>
      </w:r>
      <w:r>
        <w:t>图 3</w:t>
      </w:r>
      <w:r>
        <w:rPr>
          <w:rFonts w:hint="eastAsia"/>
          <w:lang w:eastAsia="zh-CN"/>
        </w:rPr>
        <w:t>-</w:t>
      </w:r>
      <w:r>
        <w:t xml:space="preserve">4 </w:t>
      </w:r>
      <w:r>
        <w:rPr>
          <w:rFonts w:hint="eastAsia"/>
          <w:lang w:val="en-US" w:eastAsia="zh-CN"/>
        </w:rPr>
        <w:t xml:space="preserve"> 各气味在熟悉性、愉悦性、强度和复杂度上的评分箱线图</w:t>
      </w:r>
      <w:r>
        <w:tab/>
      </w:r>
      <w:r>
        <w:fldChar w:fldCharType="begin"/>
      </w:r>
      <w:r>
        <w:instrText xml:space="preserve"> PAGEREF _Toc584 \h </w:instrText>
      </w:r>
      <w:r>
        <w:fldChar w:fldCharType="separate"/>
      </w:r>
      <w:r>
        <w:t>17</w:t>
      </w:r>
      <w:r>
        <w:fldChar w:fldCharType="end"/>
      </w:r>
      <w:r>
        <w:rPr>
          <w:rFonts w:eastAsia="黑体" w:cs="Times New Roman"/>
          <w:szCs w:val="28"/>
        </w:rPr>
        <w:fldChar w:fldCharType="end"/>
      </w:r>
    </w:p>
    <w:p w14:paraId="3ABA0EE2">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_Toc25478 </w:instrText>
      </w:r>
      <w:r>
        <w:rPr>
          <w:rFonts w:eastAsia="黑体" w:cs="Times New Roman"/>
          <w:szCs w:val="28"/>
        </w:rPr>
        <w:fldChar w:fldCharType="separate"/>
      </w:r>
      <w:r>
        <w:t>图 4</w:t>
      </w:r>
      <w:r>
        <w:rPr>
          <w:rFonts w:hint="eastAsia"/>
          <w:lang w:eastAsia="zh-CN"/>
        </w:rPr>
        <w:t>-</w:t>
      </w:r>
      <w:r>
        <w:t xml:space="preserve">1 </w:t>
      </w:r>
      <w:r>
        <w:rPr>
          <w:rFonts w:hint="eastAsia"/>
          <w:lang w:val="en-US" w:eastAsia="zh-CN"/>
        </w:rPr>
        <w:t>气味各评分维度之间相关系数热力图</w:t>
      </w:r>
      <w:r>
        <w:tab/>
      </w:r>
      <w:r>
        <w:fldChar w:fldCharType="begin"/>
      </w:r>
      <w:r>
        <w:instrText xml:space="preserve"> PAGEREF _Toc25478 \h </w:instrText>
      </w:r>
      <w:r>
        <w:fldChar w:fldCharType="separate"/>
      </w:r>
      <w:r>
        <w:t>22</w:t>
      </w:r>
      <w:r>
        <w:fldChar w:fldCharType="end"/>
      </w:r>
      <w:r>
        <w:rPr>
          <w:rFonts w:eastAsia="黑体" w:cs="Times New Roman"/>
          <w:szCs w:val="28"/>
        </w:rPr>
        <w:fldChar w:fldCharType="end"/>
      </w:r>
    </w:p>
    <w:p w14:paraId="66954025">
      <w:pPr>
        <w:pStyle w:val="19"/>
        <w:tabs>
          <w:tab w:val="right" w:leader="dot" w:pos="8312"/>
        </w:tabs>
      </w:pPr>
      <w:r>
        <w:rPr>
          <w:rFonts w:eastAsia="黑体" w:cs="Times New Roman"/>
          <w:szCs w:val="28"/>
        </w:rPr>
        <w:fldChar w:fldCharType="begin"/>
      </w:r>
      <w:r>
        <w:rPr>
          <w:rFonts w:eastAsia="黑体" w:cs="Times New Roman"/>
          <w:szCs w:val="28"/>
        </w:rPr>
        <w:instrText xml:space="preserve"> HYPERLINK \l _Toc8721 </w:instrText>
      </w:r>
      <w:r>
        <w:rPr>
          <w:rFonts w:eastAsia="黑体" w:cs="Times New Roman"/>
          <w:szCs w:val="28"/>
        </w:rPr>
        <w:fldChar w:fldCharType="separate"/>
      </w:r>
      <w:r>
        <w:t>图 4</w:t>
      </w:r>
      <w:r>
        <w:rPr>
          <w:rFonts w:hint="eastAsia"/>
          <w:lang w:eastAsia="zh-CN"/>
        </w:rPr>
        <w:t>-</w:t>
      </w:r>
      <w:r>
        <w:t xml:space="preserve">2 </w:t>
      </w:r>
      <w:r>
        <w:rPr>
          <w:rFonts w:hint="eastAsia"/>
          <w:lang w:val="en-US" w:eastAsia="zh-CN"/>
        </w:rPr>
        <w:t xml:space="preserve"> 9种气味混合物化学结构相似度矩阵（右）及聚类分析结果（左）</w:t>
      </w:r>
      <w:r>
        <w:tab/>
      </w:r>
      <w:r>
        <w:fldChar w:fldCharType="begin"/>
      </w:r>
      <w:r>
        <w:instrText xml:space="preserve"> PAGEREF _Toc8721 \h </w:instrText>
      </w:r>
      <w:r>
        <w:fldChar w:fldCharType="separate"/>
      </w:r>
      <w:r>
        <w:t>27</w:t>
      </w:r>
      <w:r>
        <w:fldChar w:fldCharType="end"/>
      </w:r>
      <w:r>
        <w:rPr>
          <w:rFonts w:eastAsia="黑体" w:cs="Times New Roman"/>
          <w:szCs w:val="28"/>
        </w:rPr>
        <w:fldChar w:fldCharType="end"/>
      </w:r>
    </w:p>
    <w:p w14:paraId="4B21119F">
      <w:pPr>
        <w:tabs>
          <w:tab w:val="right" w:leader="dot" w:pos="7740"/>
        </w:tabs>
        <w:spacing w:before="120"/>
        <w:ind w:firstLine="602"/>
        <w:rPr>
          <w:rFonts w:eastAsia="黑体" w:cs="Times New Roman"/>
          <w:sz w:val="28"/>
          <w:szCs w:val="28"/>
        </w:rPr>
      </w:pPr>
      <w:r>
        <w:rPr>
          <w:rFonts w:eastAsia="黑体" w:cs="Times New Roman"/>
          <w:szCs w:val="28"/>
        </w:rPr>
        <w:fldChar w:fldCharType="end"/>
      </w:r>
    </w:p>
    <w:p w14:paraId="4EADEA69">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61312" behindDoc="0" locked="0" layoutInCell="1" allowOverlap="1">
                <wp:simplePos x="0" y="0"/>
                <wp:positionH relativeFrom="column">
                  <wp:posOffset>3447415</wp:posOffset>
                </wp:positionH>
                <wp:positionV relativeFrom="paragraph">
                  <wp:posOffset>-7627620</wp:posOffset>
                </wp:positionV>
                <wp:extent cx="914400" cy="609600"/>
                <wp:effectExtent l="1683385" t="10795" r="2540" b="608330"/>
                <wp:wrapNone/>
                <wp:docPr id="87" name="标注: 弯曲线形(带强调线) 87"/>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066A8BF9">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7" o:spid="_x0000_s1026" o:spt="45" type="#_x0000_t45" style="position:absolute;left:0pt;margin-left:271.45pt;margin-top:-600.6pt;height:48pt;width:72pt;z-index:251661312;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JXV0IGWAgAAVgUAAA4AAAAAAAAAAQAgAAAAKwEAAGRycy9lMm9Eb2MueG1sUEsFBgAA&#10;AAAGAAYAWQEAADMGAAAAAA==&#10;" adj="-39600,42660,-20565,4050,-1800,4050">
                <v:fill on="t" focussize="0,0"/>
                <v:stroke color="#000000" miterlimit="8" joinstyle="miter"/>
                <v:imagedata o:title=""/>
                <o:lock v:ext="edit" aspectratio="f"/>
                <v:textbox>
                  <w:txbxContent>
                    <w:p w14:paraId="066A8BF9">
                      <w:pPr>
                        <w:ind w:firstLine="480"/>
                      </w:pPr>
                    </w:p>
                  </w:txbxContent>
                </v:textbox>
              </v:shape>
            </w:pict>
          </mc:Fallback>
        </mc:AlternateContent>
      </w:r>
      <w:r>
        <w:rPr>
          <w:rFonts w:eastAsia="黑体" w:cs="Times New Roman"/>
          <w:b/>
          <w:sz w:val="28"/>
          <w:szCs w:val="28"/>
        </w:rPr>
        <w:t>表目录</w:t>
      </w:r>
    </w:p>
    <w:p w14:paraId="16C4BAF8">
      <w:pPr>
        <w:pStyle w:val="19"/>
        <w:tabs>
          <w:tab w:val="right" w:leader="dot" w:pos="8312"/>
        </w:tabs>
      </w:pPr>
      <w:r>
        <w:rPr>
          <w:rFonts w:cs="Times New Roman"/>
          <w:b/>
          <w:szCs w:val="28"/>
        </w:rPr>
        <w:fldChar w:fldCharType="begin"/>
      </w:r>
      <w:r>
        <w:rPr>
          <w:rFonts w:cs="Times New Roman"/>
          <w:b/>
          <w:szCs w:val="28"/>
        </w:rPr>
        <w:instrText xml:space="preserve"> TOC \h \z \c "表" </w:instrText>
      </w:r>
      <w:r>
        <w:rPr>
          <w:rFonts w:cs="Times New Roman"/>
          <w:b/>
          <w:szCs w:val="28"/>
        </w:rPr>
        <w:fldChar w:fldCharType="separate"/>
      </w:r>
      <w:r>
        <w:rPr>
          <w:rFonts w:cs="Times New Roman"/>
          <w:szCs w:val="28"/>
        </w:rPr>
        <w:fldChar w:fldCharType="begin"/>
      </w:r>
      <w:r>
        <w:rPr>
          <w:rFonts w:cs="Times New Roman"/>
          <w:szCs w:val="28"/>
        </w:rPr>
        <w:instrText xml:space="preserve"> HYPERLINK \l _Toc20849 </w:instrText>
      </w:r>
      <w:r>
        <w:rPr>
          <w:rFonts w:cs="Times New Roman"/>
          <w:szCs w:val="28"/>
        </w:rPr>
        <w:fldChar w:fldCharType="separate"/>
      </w:r>
      <w:r>
        <w:t>表 2</w:t>
      </w:r>
      <w:r>
        <w:rPr>
          <w:rFonts w:hint="eastAsia"/>
          <w:lang w:eastAsia="zh-CN"/>
        </w:rPr>
        <w:t>-</w:t>
      </w:r>
      <w:r>
        <w:t xml:space="preserve">1 </w:t>
      </w:r>
      <w:r>
        <w:rPr>
          <w:rFonts w:hint="eastAsia"/>
          <w:lang w:val="en-US" w:eastAsia="zh-CN"/>
        </w:rPr>
        <w:t xml:space="preserve"> 实验一弗里德曼秩检验结果</w:t>
      </w:r>
      <w:r>
        <w:tab/>
      </w:r>
      <w:r>
        <w:fldChar w:fldCharType="begin"/>
      </w:r>
      <w:r>
        <w:instrText xml:space="preserve"> PAGEREF _Toc20849 \h </w:instrText>
      </w:r>
      <w:r>
        <w:fldChar w:fldCharType="separate"/>
      </w:r>
      <w:r>
        <w:t>7</w:t>
      </w:r>
      <w:r>
        <w:fldChar w:fldCharType="end"/>
      </w:r>
      <w:r>
        <w:rPr>
          <w:rFonts w:cs="Times New Roman"/>
          <w:szCs w:val="28"/>
        </w:rPr>
        <w:fldChar w:fldCharType="end"/>
      </w:r>
    </w:p>
    <w:p w14:paraId="7616F887">
      <w:pPr>
        <w:pStyle w:val="19"/>
        <w:tabs>
          <w:tab w:val="right" w:leader="dot" w:pos="8312"/>
        </w:tabs>
      </w:pPr>
      <w:r>
        <w:fldChar w:fldCharType="begin"/>
      </w:r>
      <w:r>
        <w:instrText xml:space="preserve"> HYPERLINK \l _Toc8208 </w:instrText>
      </w:r>
      <w:r>
        <w:fldChar w:fldCharType="separate"/>
      </w:r>
      <w:r>
        <w:t>表 2</w:t>
      </w:r>
      <w:r>
        <w:rPr>
          <w:rFonts w:hint="eastAsia"/>
          <w:lang w:eastAsia="zh-CN"/>
        </w:rPr>
        <w:t>-</w:t>
      </w:r>
      <w:r>
        <w:t xml:space="preserve">2 </w:t>
      </w:r>
      <w:r>
        <w:rPr>
          <w:rFonts w:hint="eastAsia"/>
          <w:lang w:val="en-US" w:eastAsia="zh-CN"/>
        </w:rPr>
        <w:t xml:space="preserve"> 实验一事后检验结果</w:t>
      </w:r>
      <w:r>
        <w:tab/>
      </w:r>
      <w:r>
        <w:fldChar w:fldCharType="begin"/>
      </w:r>
      <w:r>
        <w:instrText xml:space="preserve"> PAGEREF _Toc8208 \h </w:instrText>
      </w:r>
      <w:r>
        <w:fldChar w:fldCharType="separate"/>
      </w:r>
      <w:r>
        <w:t>7</w:t>
      </w:r>
      <w:r>
        <w:fldChar w:fldCharType="end"/>
      </w:r>
      <w:r>
        <w:fldChar w:fldCharType="end"/>
      </w:r>
    </w:p>
    <w:p w14:paraId="02363762">
      <w:pPr>
        <w:pStyle w:val="19"/>
        <w:tabs>
          <w:tab w:val="right" w:leader="dot" w:pos="8312"/>
        </w:tabs>
      </w:pPr>
      <w:r>
        <w:fldChar w:fldCharType="begin"/>
      </w:r>
      <w:r>
        <w:instrText xml:space="preserve"> HYPERLINK \l _Toc29737 </w:instrText>
      </w:r>
      <w:r>
        <w:fldChar w:fldCharType="separate"/>
      </w:r>
      <w:r>
        <w:t>表 2</w:t>
      </w:r>
      <w:r>
        <w:rPr>
          <w:rFonts w:hint="eastAsia"/>
          <w:lang w:eastAsia="zh-CN"/>
        </w:rPr>
        <w:t>-</w:t>
      </w:r>
      <w:r>
        <w:t xml:space="preserve">3 </w:t>
      </w:r>
      <w:r>
        <w:rPr>
          <w:rFonts w:hint="eastAsia"/>
          <w:lang w:val="en-US" w:eastAsia="zh-CN"/>
        </w:rPr>
        <w:t xml:space="preserve"> 实验二的弗里德曼秩检验结果</w:t>
      </w:r>
      <w:r>
        <w:tab/>
      </w:r>
      <w:r>
        <w:fldChar w:fldCharType="begin"/>
      </w:r>
      <w:r>
        <w:instrText xml:space="preserve"> PAGEREF _Toc29737 \h </w:instrText>
      </w:r>
      <w:r>
        <w:fldChar w:fldCharType="separate"/>
      </w:r>
      <w:r>
        <w:t>8</w:t>
      </w:r>
      <w:r>
        <w:fldChar w:fldCharType="end"/>
      </w:r>
      <w:r>
        <w:fldChar w:fldCharType="end"/>
      </w:r>
    </w:p>
    <w:p w14:paraId="0E810034">
      <w:pPr>
        <w:pStyle w:val="19"/>
        <w:tabs>
          <w:tab w:val="right" w:leader="dot" w:pos="8312"/>
        </w:tabs>
      </w:pPr>
      <w:r>
        <w:fldChar w:fldCharType="begin"/>
      </w:r>
      <w:r>
        <w:instrText xml:space="preserve"> HYPERLINK \l _Toc2005 </w:instrText>
      </w:r>
      <w:r>
        <w:fldChar w:fldCharType="separate"/>
      </w:r>
      <w:r>
        <w:t>表 2</w:t>
      </w:r>
      <w:r>
        <w:rPr>
          <w:rFonts w:hint="eastAsia"/>
          <w:lang w:eastAsia="zh-CN"/>
        </w:rPr>
        <w:t>-</w:t>
      </w:r>
      <w:r>
        <w:t xml:space="preserve">4 </w:t>
      </w:r>
      <w:r>
        <w:rPr>
          <w:rFonts w:hint="eastAsia"/>
          <w:lang w:val="en-US" w:eastAsia="zh-CN"/>
        </w:rPr>
        <w:t xml:space="preserve"> 实验二的事后检验结果</w:t>
      </w:r>
      <w:r>
        <w:tab/>
      </w:r>
      <w:r>
        <w:fldChar w:fldCharType="begin"/>
      </w:r>
      <w:r>
        <w:instrText xml:space="preserve"> PAGEREF _Toc2005 \h </w:instrText>
      </w:r>
      <w:r>
        <w:fldChar w:fldCharType="separate"/>
      </w:r>
      <w:r>
        <w:t>8</w:t>
      </w:r>
      <w:r>
        <w:fldChar w:fldCharType="end"/>
      </w:r>
      <w:r>
        <w:fldChar w:fldCharType="end"/>
      </w:r>
    </w:p>
    <w:p w14:paraId="6DF68C96">
      <w:pPr>
        <w:pStyle w:val="19"/>
        <w:tabs>
          <w:tab w:val="right" w:leader="dot" w:pos="8312"/>
        </w:tabs>
      </w:pPr>
      <w:r>
        <w:fldChar w:fldCharType="begin"/>
      </w:r>
      <w:r>
        <w:instrText xml:space="preserve"> HYPERLINK \l _Toc11434 </w:instrText>
      </w:r>
      <w:r>
        <w:fldChar w:fldCharType="separate"/>
      </w:r>
      <w:r>
        <w:t>表 2</w:t>
      </w:r>
      <w:r>
        <w:rPr>
          <w:rFonts w:hint="eastAsia"/>
          <w:lang w:eastAsia="zh-CN"/>
        </w:rPr>
        <w:t>-</w:t>
      </w:r>
      <w:r>
        <w:t xml:space="preserve">5 </w:t>
      </w:r>
      <w:r>
        <w:rPr>
          <w:rFonts w:hint="eastAsia"/>
          <w:lang w:val="en-US" w:eastAsia="zh-CN"/>
        </w:rPr>
        <w:t xml:space="preserve"> 试次之间的方差分析结果</w:t>
      </w:r>
      <w:r>
        <w:tab/>
      </w:r>
      <w:r>
        <w:fldChar w:fldCharType="begin"/>
      </w:r>
      <w:r>
        <w:instrText xml:space="preserve"> PAGEREF _Toc11434 \h </w:instrText>
      </w:r>
      <w:r>
        <w:fldChar w:fldCharType="separate"/>
      </w:r>
      <w:r>
        <w:t>9</w:t>
      </w:r>
      <w:r>
        <w:fldChar w:fldCharType="end"/>
      </w:r>
      <w:r>
        <w:fldChar w:fldCharType="end"/>
      </w:r>
    </w:p>
    <w:p w14:paraId="1DF728CB">
      <w:pPr>
        <w:pStyle w:val="19"/>
        <w:tabs>
          <w:tab w:val="right" w:leader="dot" w:pos="8312"/>
        </w:tabs>
      </w:pPr>
      <w:r>
        <w:fldChar w:fldCharType="begin"/>
      </w:r>
      <w:r>
        <w:instrText xml:space="preserve"> HYPERLINK \l _Toc23720 </w:instrText>
      </w:r>
      <w:r>
        <w:fldChar w:fldCharType="separate"/>
      </w:r>
      <w:r>
        <w:t>表 3</w:t>
      </w:r>
      <w:r>
        <w:rPr>
          <w:rFonts w:hint="eastAsia"/>
          <w:lang w:eastAsia="zh-CN"/>
        </w:rPr>
        <w:t>-</w:t>
      </w:r>
      <w:r>
        <w:t xml:space="preserve">1 </w:t>
      </w:r>
      <w:r>
        <w:rPr>
          <w:rFonts w:hint="eastAsia"/>
          <w:lang w:val="en-US" w:eastAsia="zh-CN"/>
        </w:rPr>
        <w:t xml:space="preserve"> 气味混合物构成及平均法计算的化学结构复杂度</w:t>
      </w:r>
      <w:r>
        <w:tab/>
      </w:r>
      <w:r>
        <w:fldChar w:fldCharType="begin"/>
      </w:r>
      <w:r>
        <w:instrText xml:space="preserve"> PAGEREF _Toc23720 \h </w:instrText>
      </w:r>
      <w:r>
        <w:fldChar w:fldCharType="separate"/>
      </w:r>
      <w:r>
        <w:t>11</w:t>
      </w:r>
      <w:r>
        <w:fldChar w:fldCharType="end"/>
      </w:r>
      <w:r>
        <w:fldChar w:fldCharType="end"/>
      </w:r>
    </w:p>
    <w:p w14:paraId="74400193">
      <w:pPr>
        <w:pStyle w:val="19"/>
        <w:tabs>
          <w:tab w:val="right" w:leader="dot" w:pos="8312"/>
        </w:tabs>
      </w:pPr>
      <w:r>
        <w:fldChar w:fldCharType="begin"/>
      </w:r>
      <w:r>
        <w:instrText xml:space="preserve"> HYPERLINK \l _Toc31674 </w:instrText>
      </w:r>
      <w:r>
        <w:fldChar w:fldCharType="separate"/>
      </w:r>
      <w:r>
        <w:t>表 3</w:t>
      </w:r>
      <w:r>
        <w:rPr>
          <w:rFonts w:hint="eastAsia"/>
          <w:lang w:eastAsia="zh-CN"/>
        </w:rPr>
        <w:t>-</w:t>
      </w:r>
      <w:r>
        <w:t xml:space="preserve">2 </w:t>
      </w:r>
      <w:r>
        <w:rPr>
          <w:rFonts w:hint="eastAsia"/>
          <w:lang w:val="en-US" w:eastAsia="zh-CN"/>
        </w:rPr>
        <w:t xml:space="preserve"> 三种算法分别得到的混合物结构复杂度</w:t>
      </w:r>
      <w:r>
        <w:tab/>
      </w:r>
      <w:r>
        <w:fldChar w:fldCharType="begin"/>
      </w:r>
      <w:r>
        <w:instrText xml:space="preserve"> PAGEREF _Toc31674 \h </w:instrText>
      </w:r>
      <w:r>
        <w:fldChar w:fldCharType="separate"/>
      </w:r>
      <w:r>
        <w:t>13</w:t>
      </w:r>
      <w:r>
        <w:fldChar w:fldCharType="end"/>
      </w:r>
      <w:r>
        <w:fldChar w:fldCharType="end"/>
      </w:r>
    </w:p>
    <w:p w14:paraId="0741BDC8">
      <w:pPr>
        <w:pStyle w:val="19"/>
        <w:tabs>
          <w:tab w:val="right" w:leader="dot" w:pos="8312"/>
        </w:tabs>
      </w:pPr>
      <w:r>
        <w:fldChar w:fldCharType="begin"/>
      </w:r>
      <w:r>
        <w:instrText xml:space="preserve"> HYPERLINK \l _Toc5675 </w:instrText>
      </w:r>
      <w:r>
        <w:fldChar w:fldCharType="separate"/>
      </w:r>
      <w:r>
        <w:t>表 3</w:t>
      </w:r>
      <w:r>
        <w:rPr>
          <w:rFonts w:hint="eastAsia"/>
          <w:lang w:eastAsia="zh-CN"/>
        </w:rPr>
        <w:t>-</w:t>
      </w:r>
      <w:r>
        <w:t xml:space="preserve">3 </w:t>
      </w:r>
      <w:r>
        <w:rPr>
          <w:rFonts w:hint="eastAsia"/>
          <w:lang w:val="en-US" w:eastAsia="zh-CN"/>
        </w:rPr>
        <w:t xml:space="preserve"> 各混合气味组内排序弗里德曼秩检验结果</w:t>
      </w:r>
      <w:r>
        <w:tab/>
      </w:r>
      <w:r>
        <w:fldChar w:fldCharType="begin"/>
      </w:r>
      <w:r>
        <w:instrText xml:space="preserve"> PAGEREF _Toc5675 \h </w:instrText>
      </w:r>
      <w:r>
        <w:fldChar w:fldCharType="separate"/>
      </w:r>
      <w:r>
        <w:t>14</w:t>
      </w:r>
      <w:r>
        <w:fldChar w:fldCharType="end"/>
      </w:r>
      <w:r>
        <w:fldChar w:fldCharType="end"/>
      </w:r>
    </w:p>
    <w:p w14:paraId="679E54BC">
      <w:pPr>
        <w:pStyle w:val="19"/>
        <w:tabs>
          <w:tab w:val="right" w:leader="dot" w:pos="8312"/>
        </w:tabs>
      </w:pPr>
      <w:r>
        <w:fldChar w:fldCharType="begin"/>
      </w:r>
      <w:r>
        <w:instrText xml:space="preserve"> HYPERLINK \l _Toc2993 </w:instrText>
      </w:r>
      <w:r>
        <w:fldChar w:fldCharType="separate"/>
      </w:r>
      <w:r>
        <w:t>表 3</w:t>
      </w:r>
      <w:r>
        <w:rPr>
          <w:rFonts w:hint="eastAsia"/>
          <w:lang w:eastAsia="zh-CN"/>
        </w:rPr>
        <w:t>-</w:t>
      </w:r>
      <w:r>
        <w:t xml:space="preserve">4 </w:t>
      </w:r>
      <w:r>
        <w:rPr>
          <w:rFonts w:hint="eastAsia"/>
          <w:lang w:val="en-US" w:eastAsia="zh-CN"/>
        </w:rPr>
        <w:t xml:space="preserve"> 实验四提供的两个样例气味</w:t>
      </w:r>
      <w:r>
        <w:tab/>
      </w:r>
      <w:r>
        <w:fldChar w:fldCharType="begin"/>
      </w:r>
      <w:r>
        <w:instrText xml:space="preserve"> PAGEREF _Toc2993 \h </w:instrText>
      </w:r>
      <w:r>
        <w:fldChar w:fldCharType="separate"/>
      </w:r>
      <w:r>
        <w:t>16</w:t>
      </w:r>
      <w:r>
        <w:fldChar w:fldCharType="end"/>
      </w:r>
      <w:r>
        <w:fldChar w:fldCharType="end"/>
      </w:r>
    </w:p>
    <w:p w14:paraId="5FB00693">
      <w:pPr>
        <w:pStyle w:val="19"/>
        <w:tabs>
          <w:tab w:val="right" w:leader="dot" w:pos="8312"/>
        </w:tabs>
      </w:pPr>
      <w:r>
        <w:fldChar w:fldCharType="begin"/>
      </w:r>
      <w:r>
        <w:instrText xml:space="preserve"> HYPERLINK \l _Toc21514 </w:instrText>
      </w:r>
      <w:r>
        <w:fldChar w:fldCharType="separate"/>
      </w:r>
      <w:r>
        <w:t>表 3</w:t>
      </w:r>
      <w:r>
        <w:rPr>
          <w:rFonts w:hint="eastAsia"/>
          <w:lang w:eastAsia="zh-CN"/>
        </w:rPr>
        <w:t>-</w:t>
      </w:r>
      <w:r>
        <w:t xml:space="preserve">5 </w:t>
      </w:r>
      <w:r>
        <w:rPr>
          <w:rFonts w:hint="eastAsia"/>
          <w:lang w:val="en-US" w:eastAsia="zh-CN"/>
        </w:rPr>
        <w:t xml:space="preserve"> 各维度气味评分描述性统计（M ± SD）</w:t>
      </w:r>
      <w:r>
        <w:tab/>
      </w:r>
      <w:r>
        <w:fldChar w:fldCharType="begin"/>
      </w:r>
      <w:r>
        <w:instrText xml:space="preserve"> PAGEREF _Toc21514 \h </w:instrText>
      </w:r>
      <w:r>
        <w:fldChar w:fldCharType="separate"/>
      </w:r>
      <w:r>
        <w:t>16</w:t>
      </w:r>
      <w:r>
        <w:fldChar w:fldCharType="end"/>
      </w:r>
      <w:r>
        <w:fldChar w:fldCharType="end"/>
      </w:r>
    </w:p>
    <w:p w14:paraId="4FA87ED1">
      <w:pPr>
        <w:pStyle w:val="19"/>
        <w:tabs>
          <w:tab w:val="right" w:leader="dot" w:pos="8312"/>
        </w:tabs>
      </w:pPr>
      <w:r>
        <w:fldChar w:fldCharType="begin"/>
      </w:r>
      <w:r>
        <w:instrText xml:space="preserve"> HYPERLINK \l _Toc12601 </w:instrText>
      </w:r>
      <w:r>
        <w:fldChar w:fldCharType="separate"/>
      </w:r>
      <w:r>
        <w:t>表 3</w:t>
      </w:r>
      <w:r>
        <w:rPr>
          <w:rFonts w:hint="eastAsia"/>
          <w:lang w:eastAsia="zh-CN"/>
        </w:rPr>
        <w:t>-</w:t>
      </w:r>
      <w:r>
        <w:t xml:space="preserve">6 </w:t>
      </w:r>
      <w:r>
        <w:rPr>
          <w:rFonts w:hint="eastAsia"/>
          <w:lang w:val="en-US" w:eastAsia="zh-CN"/>
        </w:rPr>
        <w:t xml:space="preserve"> 愉悦性维度显著差异的气味对（Tukey-Kramer 校正）</w:t>
      </w:r>
      <w:r>
        <w:tab/>
      </w:r>
      <w:r>
        <w:fldChar w:fldCharType="begin"/>
      </w:r>
      <w:r>
        <w:instrText xml:space="preserve"> PAGEREF _Toc12601 \h </w:instrText>
      </w:r>
      <w:r>
        <w:fldChar w:fldCharType="separate"/>
      </w:r>
      <w:r>
        <w:t>18</w:t>
      </w:r>
      <w:r>
        <w:fldChar w:fldCharType="end"/>
      </w:r>
      <w:r>
        <w:fldChar w:fldCharType="end"/>
      </w:r>
    </w:p>
    <w:p w14:paraId="62A38709">
      <w:pPr>
        <w:pStyle w:val="19"/>
        <w:tabs>
          <w:tab w:val="right" w:leader="dot" w:pos="8312"/>
        </w:tabs>
      </w:pPr>
      <w:r>
        <w:fldChar w:fldCharType="begin"/>
      </w:r>
      <w:r>
        <w:instrText xml:space="preserve"> HYPERLINK \l _Toc1247 </w:instrText>
      </w:r>
      <w:r>
        <w:fldChar w:fldCharType="separate"/>
      </w:r>
      <w:r>
        <w:t>表 3</w:t>
      </w:r>
      <w:r>
        <w:rPr>
          <w:rFonts w:hint="eastAsia"/>
          <w:lang w:eastAsia="zh-CN"/>
        </w:rPr>
        <w:t>-</w:t>
      </w:r>
      <w:r>
        <w:t xml:space="preserve">7 </w:t>
      </w:r>
      <w:r>
        <w:rPr>
          <w:rFonts w:hint="eastAsia"/>
          <w:lang w:val="en-US" w:eastAsia="zh-CN"/>
        </w:rPr>
        <w:t xml:space="preserve"> 强度维度显著差异的气味对（Tukey-Kramer 校正）</w:t>
      </w:r>
      <w:r>
        <w:tab/>
      </w:r>
      <w:r>
        <w:fldChar w:fldCharType="begin"/>
      </w:r>
      <w:r>
        <w:instrText xml:space="preserve"> PAGEREF _Toc1247 \h </w:instrText>
      </w:r>
      <w:r>
        <w:fldChar w:fldCharType="separate"/>
      </w:r>
      <w:r>
        <w:t>19</w:t>
      </w:r>
      <w:r>
        <w:fldChar w:fldCharType="end"/>
      </w:r>
      <w:r>
        <w:fldChar w:fldCharType="end"/>
      </w:r>
    </w:p>
    <w:p w14:paraId="11AD66F1">
      <w:pPr>
        <w:pStyle w:val="19"/>
        <w:tabs>
          <w:tab w:val="right" w:leader="dot" w:pos="8312"/>
        </w:tabs>
      </w:pPr>
      <w:r>
        <w:fldChar w:fldCharType="begin"/>
      </w:r>
      <w:r>
        <w:instrText xml:space="preserve"> HYPERLINK \l _Toc26962 </w:instrText>
      </w:r>
      <w:r>
        <w:fldChar w:fldCharType="separate"/>
      </w:r>
      <w:r>
        <w:t>表 4</w:t>
      </w:r>
      <w:r>
        <w:rPr>
          <w:rFonts w:hint="eastAsia"/>
          <w:lang w:eastAsia="zh-CN"/>
        </w:rPr>
        <w:t>-</w:t>
      </w:r>
      <w:r>
        <w:t xml:space="preserve">1 </w:t>
      </w:r>
      <w:r>
        <w:rPr>
          <w:rFonts w:hint="eastAsia"/>
          <w:lang w:val="en-US" w:eastAsia="zh-CN"/>
        </w:rPr>
        <w:t xml:space="preserve"> 四个评分维度的 Spearman 相关系数矩阵</w:t>
      </w:r>
      <w:r>
        <w:tab/>
      </w:r>
      <w:r>
        <w:fldChar w:fldCharType="begin"/>
      </w:r>
      <w:r>
        <w:instrText xml:space="preserve"> PAGEREF _Toc26962 \h </w:instrText>
      </w:r>
      <w:r>
        <w:fldChar w:fldCharType="separate"/>
      </w:r>
      <w:r>
        <w:t>21</w:t>
      </w:r>
      <w:r>
        <w:fldChar w:fldCharType="end"/>
      </w:r>
      <w:r>
        <w:fldChar w:fldCharType="end"/>
      </w:r>
    </w:p>
    <w:p w14:paraId="7EF29262">
      <w:pPr>
        <w:pStyle w:val="19"/>
        <w:tabs>
          <w:tab w:val="right" w:leader="dot" w:pos="8312"/>
        </w:tabs>
      </w:pPr>
      <w:r>
        <w:fldChar w:fldCharType="begin"/>
      </w:r>
      <w:r>
        <w:instrText xml:space="preserve"> HYPERLINK \l _Toc29779 </w:instrText>
      </w:r>
      <w:r>
        <w:fldChar w:fldCharType="separate"/>
      </w:r>
      <w:r>
        <w:t>表 4</w:t>
      </w:r>
      <w:r>
        <w:rPr>
          <w:rFonts w:hint="eastAsia"/>
          <w:lang w:eastAsia="zh-CN"/>
        </w:rPr>
        <w:t>-</w:t>
      </w:r>
      <w:r>
        <w:t xml:space="preserve">2 </w:t>
      </w:r>
      <w:r>
        <w:rPr>
          <w:rFonts w:hint="eastAsia"/>
          <w:lang w:val="en-US" w:eastAsia="zh-CN"/>
        </w:rPr>
        <w:t xml:space="preserve"> 各气味内部维度间相关系数</w:t>
      </w:r>
      <w:r>
        <w:tab/>
      </w:r>
      <w:r>
        <w:fldChar w:fldCharType="begin"/>
      </w:r>
      <w:r>
        <w:instrText xml:space="preserve"> PAGEREF _Toc29779 \h </w:instrText>
      </w:r>
      <w:r>
        <w:fldChar w:fldCharType="separate"/>
      </w:r>
      <w:r>
        <w:t>21</w:t>
      </w:r>
      <w:r>
        <w:fldChar w:fldCharType="end"/>
      </w:r>
      <w:r>
        <w:fldChar w:fldCharType="end"/>
      </w:r>
    </w:p>
    <w:p w14:paraId="753A6EF8">
      <w:pPr>
        <w:pStyle w:val="19"/>
        <w:tabs>
          <w:tab w:val="right" w:leader="dot" w:pos="8312"/>
        </w:tabs>
      </w:pPr>
      <w:r>
        <w:fldChar w:fldCharType="begin"/>
      </w:r>
      <w:r>
        <w:instrText xml:space="preserve"> HYPERLINK \l _Toc30873 </w:instrText>
      </w:r>
      <w:r>
        <w:fldChar w:fldCharType="separate"/>
      </w:r>
      <w:r>
        <w:t>表 4</w:t>
      </w:r>
      <w:r>
        <w:rPr>
          <w:rFonts w:hint="eastAsia"/>
          <w:lang w:eastAsia="zh-CN"/>
        </w:rPr>
        <w:t>-</w:t>
      </w:r>
      <w:r>
        <w:t xml:space="preserve">3 </w:t>
      </w:r>
      <w:r>
        <w:rPr>
          <w:rFonts w:hint="eastAsia"/>
          <w:lang w:val="en-US" w:eastAsia="zh-CN"/>
        </w:rPr>
        <w:t xml:space="preserve"> 各感知评分维度与化学结构复杂度之间的相关系数</w:t>
      </w:r>
      <w:r>
        <w:tab/>
      </w:r>
      <w:r>
        <w:fldChar w:fldCharType="begin"/>
      </w:r>
      <w:r>
        <w:instrText xml:space="preserve"> PAGEREF _Toc30873 \h </w:instrText>
      </w:r>
      <w:r>
        <w:fldChar w:fldCharType="separate"/>
      </w:r>
      <w:r>
        <w:t>23</w:t>
      </w:r>
      <w:r>
        <w:fldChar w:fldCharType="end"/>
      </w:r>
      <w:r>
        <w:fldChar w:fldCharType="end"/>
      </w:r>
    </w:p>
    <w:p w14:paraId="04C2EF53">
      <w:pPr>
        <w:pStyle w:val="19"/>
        <w:tabs>
          <w:tab w:val="right" w:leader="dot" w:pos="8312"/>
        </w:tabs>
      </w:pPr>
      <w:r>
        <w:fldChar w:fldCharType="begin"/>
      </w:r>
      <w:r>
        <w:instrText xml:space="preserve"> HYPERLINK \l _Toc1158 </w:instrText>
      </w:r>
      <w:r>
        <w:fldChar w:fldCharType="separate"/>
      </w:r>
      <w:r>
        <w:t>表 4</w:t>
      </w:r>
      <w:r>
        <w:rPr>
          <w:rFonts w:hint="eastAsia"/>
          <w:lang w:eastAsia="zh-CN"/>
        </w:rPr>
        <w:t>-</w:t>
      </w:r>
      <w:r>
        <w:t xml:space="preserve">4 </w:t>
      </w:r>
      <w:r>
        <w:rPr>
          <w:rFonts w:hint="eastAsia"/>
          <w:lang w:val="en-US" w:eastAsia="zh-CN"/>
        </w:rPr>
        <w:t xml:space="preserve"> 预测感知复杂度的回归模型比较</w:t>
      </w:r>
      <w:r>
        <w:tab/>
      </w:r>
      <w:r>
        <w:fldChar w:fldCharType="begin"/>
      </w:r>
      <w:r>
        <w:instrText xml:space="preserve"> PAGEREF _Toc1158 \h </w:instrText>
      </w:r>
      <w:r>
        <w:fldChar w:fldCharType="separate"/>
      </w:r>
      <w:r>
        <w:t>24</w:t>
      </w:r>
      <w:r>
        <w:fldChar w:fldCharType="end"/>
      </w:r>
      <w:r>
        <w:fldChar w:fldCharType="end"/>
      </w:r>
    </w:p>
    <w:p w14:paraId="17486340">
      <w:pPr>
        <w:pStyle w:val="19"/>
        <w:tabs>
          <w:tab w:val="right" w:leader="dot" w:pos="8312"/>
        </w:tabs>
      </w:pPr>
      <w:r>
        <w:fldChar w:fldCharType="begin"/>
      </w:r>
      <w:r>
        <w:instrText xml:space="preserve"> HYPERLINK \l _Toc4041 </w:instrText>
      </w:r>
      <w:r>
        <w:fldChar w:fldCharType="separate"/>
      </w:r>
      <w:r>
        <w:t>表 4</w:t>
      </w:r>
      <w:r>
        <w:rPr>
          <w:rFonts w:hint="eastAsia"/>
          <w:lang w:eastAsia="zh-CN"/>
        </w:rPr>
        <w:t>-</w:t>
      </w:r>
      <w:r>
        <w:t xml:space="preserve">5 </w:t>
      </w:r>
      <w:r>
        <w:rPr>
          <w:rFonts w:hint="eastAsia"/>
          <w:lang w:val="en-US" w:eastAsia="zh-CN"/>
        </w:rPr>
        <w:t xml:space="preserve"> 九种气味混合物两两感知相似度矩阵（%）</w:t>
      </w:r>
      <w:r>
        <w:tab/>
      </w:r>
      <w:r>
        <w:fldChar w:fldCharType="begin"/>
      </w:r>
      <w:r>
        <w:instrText xml:space="preserve"> PAGEREF _Toc4041 \h </w:instrText>
      </w:r>
      <w:r>
        <w:fldChar w:fldCharType="separate"/>
      </w:r>
      <w:r>
        <w:t>26</w:t>
      </w:r>
      <w:r>
        <w:fldChar w:fldCharType="end"/>
      </w:r>
      <w:r>
        <w:fldChar w:fldCharType="end"/>
      </w:r>
    </w:p>
    <w:p w14:paraId="6E9315C4">
      <w:pPr>
        <w:pStyle w:val="11"/>
      </w:pPr>
      <w:r>
        <w:fldChar w:fldCharType="end"/>
      </w:r>
    </w:p>
    <w:p w14:paraId="53500D4A">
      <w:pPr>
        <w:tabs>
          <w:tab w:val="right" w:leader="dot" w:pos="7740"/>
        </w:tabs>
        <w:spacing w:before="120"/>
        <w:ind w:firstLine="560"/>
        <w:rPr>
          <w:rFonts w:eastAsia="黑体" w:cs="Times New Roman"/>
          <w:sz w:val="28"/>
          <w:szCs w:val="28"/>
        </w:rPr>
      </w:pPr>
    </w:p>
    <w:p w14:paraId="3A046C51">
      <w:pPr>
        <w:tabs>
          <w:tab w:val="right" w:leader="dot" w:pos="7740"/>
        </w:tabs>
        <w:spacing w:before="120"/>
        <w:ind w:firstLine="560"/>
        <w:rPr>
          <w:rFonts w:eastAsia="黑体" w:cs="Times New Roman"/>
          <w:sz w:val="28"/>
          <w:szCs w:val="28"/>
        </w:rPr>
      </w:pPr>
    </w:p>
    <w:p w14:paraId="0AC03BFA">
      <w:pPr>
        <w:tabs>
          <w:tab w:val="right" w:leader="dot" w:pos="7740"/>
        </w:tabs>
        <w:spacing w:before="120"/>
        <w:ind w:firstLine="560"/>
        <w:rPr>
          <w:rFonts w:eastAsia="黑体" w:cs="Times New Roman"/>
          <w:sz w:val="28"/>
          <w:szCs w:val="28"/>
        </w:rPr>
      </w:pPr>
    </w:p>
    <w:p w14:paraId="5246D08B">
      <w:pPr>
        <w:tabs>
          <w:tab w:val="right" w:leader="dot" w:pos="7740"/>
        </w:tabs>
        <w:spacing w:before="120"/>
        <w:ind w:firstLine="560"/>
        <w:rPr>
          <w:rFonts w:eastAsia="黑体" w:cs="Times New Roman"/>
          <w:sz w:val="28"/>
          <w:szCs w:val="28"/>
        </w:rPr>
      </w:pPr>
    </w:p>
    <w:p w14:paraId="0AD6F270">
      <w:pPr>
        <w:tabs>
          <w:tab w:val="right" w:leader="dot" w:pos="7740"/>
        </w:tabs>
        <w:spacing w:before="120"/>
        <w:ind w:firstLine="560"/>
        <w:rPr>
          <w:rFonts w:eastAsia="黑体" w:cs="Times New Roman"/>
          <w:sz w:val="28"/>
          <w:szCs w:val="28"/>
        </w:rPr>
      </w:pPr>
    </w:p>
    <w:p w14:paraId="18B8C9BE">
      <w:pPr>
        <w:tabs>
          <w:tab w:val="right" w:leader="dot" w:pos="7740"/>
        </w:tabs>
        <w:spacing w:before="120"/>
        <w:ind w:firstLine="560"/>
        <w:rPr>
          <w:rFonts w:eastAsia="黑体" w:cs="Times New Roman"/>
          <w:sz w:val="28"/>
          <w:szCs w:val="28"/>
        </w:rPr>
      </w:pPr>
    </w:p>
    <w:p w14:paraId="63A47B53">
      <w:pPr>
        <w:tabs>
          <w:tab w:val="right" w:leader="dot" w:pos="7740"/>
        </w:tabs>
        <w:spacing w:before="120"/>
        <w:ind w:firstLine="560"/>
        <w:rPr>
          <w:rFonts w:eastAsia="黑体" w:cs="Times New Roman"/>
          <w:sz w:val="28"/>
          <w:szCs w:val="28"/>
        </w:rPr>
      </w:pPr>
    </w:p>
    <w:p w14:paraId="251D6F15">
      <w:pPr>
        <w:tabs>
          <w:tab w:val="right" w:leader="dot" w:pos="7740"/>
        </w:tabs>
        <w:spacing w:before="120"/>
        <w:ind w:firstLine="560"/>
        <w:rPr>
          <w:rFonts w:eastAsia="黑体" w:cs="Times New Roman"/>
          <w:sz w:val="28"/>
          <w:szCs w:val="28"/>
        </w:rPr>
      </w:pPr>
    </w:p>
    <w:p w14:paraId="0720BDEC">
      <w:pPr>
        <w:tabs>
          <w:tab w:val="right" w:leader="dot" w:pos="7740"/>
        </w:tabs>
        <w:spacing w:before="120"/>
        <w:ind w:firstLine="560"/>
        <w:rPr>
          <w:rFonts w:eastAsia="黑体" w:cs="Times New Roman"/>
          <w:sz w:val="28"/>
          <w:szCs w:val="28"/>
        </w:rPr>
      </w:pPr>
    </w:p>
    <w:p w14:paraId="38ADF32E">
      <w:pPr>
        <w:tabs>
          <w:tab w:val="right" w:leader="dot" w:pos="7740"/>
        </w:tabs>
        <w:spacing w:before="120"/>
        <w:ind w:firstLine="560"/>
        <w:rPr>
          <w:rFonts w:eastAsia="黑体" w:cs="Times New Roman"/>
          <w:sz w:val="28"/>
          <w:szCs w:val="28"/>
        </w:rPr>
      </w:pPr>
    </w:p>
    <w:p w14:paraId="1136883C">
      <w:pPr>
        <w:tabs>
          <w:tab w:val="right" w:leader="dot" w:pos="7740"/>
        </w:tabs>
        <w:spacing w:before="120"/>
        <w:ind w:firstLine="560"/>
        <w:rPr>
          <w:rFonts w:eastAsia="黑体" w:cs="Times New Roman"/>
          <w:sz w:val="28"/>
          <w:szCs w:val="28"/>
        </w:rPr>
      </w:pPr>
    </w:p>
    <w:p w14:paraId="4B88EA1B">
      <w:pPr>
        <w:tabs>
          <w:tab w:val="right" w:leader="dot" w:pos="7740"/>
        </w:tabs>
        <w:spacing w:before="120"/>
        <w:ind w:firstLine="560"/>
        <w:rPr>
          <w:rFonts w:eastAsia="黑体" w:cs="Times New Roman"/>
          <w:sz w:val="28"/>
          <w:szCs w:val="28"/>
        </w:rPr>
        <w:sectPr>
          <w:headerReference r:id="rId22" w:type="default"/>
          <w:pgSz w:w="11906" w:h="16838"/>
          <w:pgMar w:top="1440" w:right="1797" w:bottom="1440" w:left="1797" w:header="851" w:footer="851" w:gutter="0"/>
          <w:pgNumType w:fmt="upperRoman"/>
          <w:cols w:space="425" w:num="1"/>
          <w:docGrid w:linePitch="326" w:charSpace="0"/>
        </w:sectPr>
      </w:pPr>
    </w:p>
    <w:p w14:paraId="3FB3A101">
      <w:pPr>
        <w:pStyle w:val="2"/>
        <w:rPr>
          <w:rFonts w:cs="Times New Roman"/>
        </w:rPr>
      </w:pPr>
      <w:bookmarkStart w:id="1" w:name="_Toc99656528"/>
      <w:r>
        <w:rPr>
          <w:rFonts w:cs="Times New Roman"/>
        </w:rPr>
        <w:t xml:space="preserve">  </w:t>
      </w:r>
      <w:bookmarkStart w:id="2" w:name="_Toc20895"/>
      <w:r>
        <w:rPr>
          <w:rFonts w:cs="Times New Roman"/>
        </w:rPr>
        <w:t>绪论</w:t>
      </w:r>
      <w:bookmarkEnd w:id="1"/>
      <w:bookmarkEnd w:id="2"/>
    </w:p>
    <w:p w14:paraId="3FD4AECC">
      <w:pPr>
        <w:pStyle w:val="3"/>
        <w:numPr>
          <w:ilvl w:val="1"/>
          <w:numId w:val="2"/>
        </w:numPr>
      </w:pPr>
      <w:bookmarkStart w:id="3" w:name="_Toc99619900"/>
      <w:bookmarkStart w:id="4" w:name="_Toc99656529"/>
      <w:bookmarkStart w:id="5" w:name="_Toc99619991"/>
      <w:bookmarkStart w:id="6" w:name="_Toc99619493"/>
      <w:r>
        <w:t xml:space="preserve">  </w:t>
      </w:r>
      <w:bookmarkEnd w:id="3"/>
      <w:bookmarkEnd w:id="4"/>
      <w:bookmarkEnd w:id="5"/>
      <w:bookmarkEnd w:id="6"/>
      <w:bookmarkStart w:id="7" w:name="_Toc3226"/>
      <w:r>
        <w:rPr>
          <w:rFonts w:hint="eastAsia"/>
          <w:lang w:val="en-US" w:eastAsia="zh-CN"/>
        </w:rPr>
        <w:t>研究背景</w:t>
      </w:r>
      <w:bookmarkEnd w:id="7"/>
    </w:p>
    <w:p w14:paraId="43198355">
      <w:pPr>
        <w:widowControl w:val="0"/>
        <w:spacing w:line="300" w:lineRule="auto"/>
        <w:ind w:firstLine="480" w:firstLineChars="200"/>
        <w:jc w:val="both"/>
        <w:rPr>
          <w:rFonts w:hint="eastAsia" w:eastAsia="宋体" w:cs="Times New Roman"/>
          <w:lang w:eastAsia="zh-CN"/>
        </w:rPr>
      </w:pPr>
      <w:r>
        <w:rPr>
          <w:rFonts w:hint="eastAsia" w:ascii="Times New Roman" w:hAnsi="Times New Roman" w:eastAsia="宋体" w:cs="Times New Roman"/>
          <w:kern w:val="2"/>
          <w:sz w:val="24"/>
          <w:szCs w:val="22"/>
          <w:lang w:val="en-US" w:eastAsia="zh-CN" w:bidi="ar-SA"/>
        </w:rPr>
        <w:t>嗅觉是人类最古老的感觉系统之一，它在觅食、危险规避、社会交往等方面发挥着不可替代的作用</w:t>
      </w:r>
      <w:r>
        <w:rPr>
          <w:rFonts w:hint="eastAsia" w:cs="Times New Roman"/>
          <w:kern w:val="2"/>
          <w:sz w:val="24"/>
          <w:szCs w:val="22"/>
          <w:lang w:val="en-US" w:eastAsia="zh-CN" w:bidi="ar-SA"/>
        </w:rPr>
        <w:t>[1][2]</w:t>
      </w:r>
      <w:r>
        <w:rPr>
          <w:rFonts w:hint="eastAsia" w:ascii="Times New Roman" w:hAnsi="Times New Roman" w:eastAsia="宋体" w:cs="Times New Roman"/>
          <w:kern w:val="2"/>
          <w:sz w:val="24"/>
          <w:szCs w:val="22"/>
          <w:lang w:val="en-US" w:eastAsia="zh-CN" w:bidi="ar-SA"/>
        </w:rPr>
        <w:t>。我们日常生活中接触到的绝大多数气味，如花香、食物香气、体味等，都是由几十甚至上百种气味分子构成的复杂混合物。大部分人能够轻易地区分不同来源的气味</w:t>
      </w:r>
      <w:r>
        <w:rPr>
          <w:rFonts w:hint="eastAsia" w:cs="Times New Roman"/>
          <w:kern w:val="2"/>
          <w:sz w:val="24"/>
          <w:szCs w:val="22"/>
          <w:lang w:val="en-US" w:eastAsia="zh-CN" w:bidi="ar-SA"/>
        </w:rPr>
        <w:t>[3]</w:t>
      </w:r>
      <w:r>
        <w:rPr>
          <w:rFonts w:hint="eastAsia" w:ascii="Times New Roman" w:hAnsi="Times New Roman" w:eastAsia="宋体" w:cs="Times New Roman"/>
          <w:kern w:val="2"/>
          <w:sz w:val="24"/>
          <w:szCs w:val="22"/>
          <w:lang w:val="en-US" w:eastAsia="zh-CN" w:bidi="ar-SA"/>
        </w:rPr>
        <w:t>，特定职业如咖啡师、调香师经过系统性训练还能更加精细地辨别指定风味的区别。然而，实验室条件下却发现人类从混合物中准确识别出某一种特定成分异常困难</w:t>
      </w:r>
      <w:r>
        <w:rPr>
          <w:rFonts w:hint="eastAsia" w:cs="Times New Roman"/>
          <w:kern w:val="2"/>
          <w:sz w:val="24"/>
          <w:szCs w:val="22"/>
          <w:lang w:val="en-US" w:eastAsia="zh-CN" w:bidi="ar-SA"/>
        </w:rPr>
        <w:t>[4]</w:t>
      </w:r>
      <w:r>
        <w:rPr>
          <w:rFonts w:hint="eastAsia" w:ascii="Times New Roman" w:hAnsi="Times New Roman" w:eastAsia="宋体" w:cs="Times New Roman"/>
          <w:kern w:val="2"/>
          <w:sz w:val="24"/>
          <w:szCs w:val="22"/>
          <w:lang w:val="en-US" w:eastAsia="zh-CN" w:bidi="ar-SA"/>
        </w:rPr>
        <w:t>。有趣的是，即便无法说出具体成分，人们仍然会对不同气味混合物产生“简单”或“复杂”的直觉印象。这种对气味混合物整体信息量的知觉感受被称为感知复杂度，目前对于这一领域的研究并不充分：人类是否存在稳定性的气味混合物复杂度感知？如果存在，它是否取决于混合物中成分的数量，还是与这些成分自身的化学结构特征有关？</w:t>
      </w:r>
    </w:p>
    <w:p w14:paraId="2613BCA3">
      <w:pPr>
        <w:pStyle w:val="3"/>
        <w:numPr>
          <w:ilvl w:val="1"/>
          <w:numId w:val="2"/>
        </w:numPr>
      </w:pPr>
      <w:r>
        <w:t xml:space="preserve">  </w:t>
      </w:r>
      <w:bookmarkStart w:id="8" w:name="_Toc27620"/>
      <w:r>
        <w:rPr>
          <w:rFonts w:hint="eastAsia"/>
        </w:rPr>
        <w:t>研究目的与意义</w:t>
      </w:r>
      <w:bookmarkEnd w:id="8"/>
    </w:p>
    <w:p w14:paraId="16FD8784">
      <w:pPr>
        <w:bidi w:val="0"/>
      </w:pPr>
      <w:r>
        <w:rPr>
          <w:rFonts w:hint="eastAsia"/>
          <w:lang w:val="en-US" w:eastAsia="zh-CN"/>
        </w:rPr>
        <w:t>在人类演化的进程中，嗅觉常被视作一种相对退化的感官系统，然而近年来的研究表明其精细程度远超先前想象[5]。对上述问题的探究，不仅有助于深化我们对人类嗅觉系统如何处理复杂化学信息的理解，还能为长久以来关于气味混合物表征机制的理论争论——即分析性加工与配置性加工之争——提供关键的实证支持。厘清成分数量与化学结构在复杂度感知中的相对权重，对于构建更加完善的嗅觉感知模型具有重要的理论意义。</w:t>
      </w:r>
    </w:p>
    <w:p w14:paraId="1F5FD297">
      <w:pPr>
        <w:pStyle w:val="3"/>
        <w:numPr>
          <w:ilvl w:val="1"/>
          <w:numId w:val="2"/>
        </w:numPr>
        <w:rPr>
          <w:rFonts w:cs="Times New Roman"/>
        </w:rPr>
      </w:pPr>
      <w:r>
        <w:t xml:space="preserve">  </w:t>
      </w:r>
      <w:bookmarkStart w:id="9" w:name="_Toc27462"/>
      <w:r>
        <w:rPr>
          <w:rFonts w:hint="eastAsia"/>
          <w:lang w:val="en-US" w:eastAsia="zh-CN"/>
        </w:rPr>
        <w:t>文献综述</w:t>
      </w:r>
      <w:bookmarkEnd w:id="9"/>
    </w:p>
    <w:p w14:paraId="78FE2FFE">
      <w:pPr>
        <w:pStyle w:val="4"/>
      </w:pPr>
      <w:r>
        <w:t xml:space="preserve">  </w:t>
      </w:r>
      <w:bookmarkStart w:id="10" w:name="_Toc27536"/>
      <w:r>
        <w:rPr>
          <w:rFonts w:hint="eastAsia"/>
          <w:lang w:val="en-US" w:eastAsia="zh-CN"/>
        </w:rPr>
        <w:t>气味混合物感知的两种理论</w:t>
      </w:r>
      <w:bookmarkEnd w:id="10"/>
    </w:p>
    <w:p w14:paraId="2934A8A1">
      <w:pPr>
        <w:widowControl w:val="0"/>
        <w:bidi w:val="0"/>
        <w:spacing w:line="300" w:lineRule="auto"/>
        <w:ind w:firstLine="480" w:firstLineChars="200"/>
        <w:jc w:val="both"/>
        <w:rPr>
          <w:rFonts w:hint="eastAsia"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关于大脑如何处理气味混合物的信息，长期以来存在两种经典的理论观点：分析性加工与配置性加工。</w:t>
      </w:r>
    </w:p>
    <w:p w14:paraId="4E3211A7">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分析性加工假设大脑对混合物的感知是对各单一成分表征的线性整合。例如，当闻到由A和B两种气味分子组成的混合物时，个体的感知相当于A和B各自气味的简单叠加，并且能够从中分离和识别出A或B。这种模式依赖于嗅觉系统对单个成分信息的保留和提取。</w:t>
      </w:r>
    </w:p>
    <w:p w14:paraId="68D659F5">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配置性加工则认为，大脑会将混合物当作一个全新的、不可分割的“气味物体”来编码，产生一种与任何单一成分都不同的整体感知，同时丢弃关于成分身份的信息。例如，A和B混合后产生的感知C，与A和B均无直接相似之处，个体无法从中再辨认出A或B。在动物学习研究中，配置性加工的概念已被用于解释大鼠解决横向模式问题时的行为策略，即动物将刺激的特定组合而非单个元素作为线索来引导行为[6]。在人类嗅觉领域，Jinks和Laing发现，即使气味成分的显著特征在混合物中得以保留，参与者仍然无法成功识别该成分，据此提出了类比于面部和物体识别的“配置性假说”来解释混合物的感知机制[7]。</w:t>
      </w:r>
    </w:p>
    <w:p w14:paraId="21D216E2">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大量证据表明，这两种加工模式并非互相排斥，而是可能同时存在，其相对权重取决于混合物的特性[8, 9]。Wiltrout等人的研究发现，即使在二元混合物层面，成分的结构或感知相似性也能够预测混合物的配置性属性，表明两种加工模式在最简单的混合物中亦可并存[10]。其中，成分数量被认为是影响加工模式转换的关键因素之一。动物电生理研究发现，嗅球输出神经元对混合物的反应模式取决于成分输入活动模式的重叠程度：重叠程度越高，混合物表征越趋向于整体性加工，而非单一成分反应的简单叠加[11]。这一发现表明，大脑倾向于随着混合物复杂度的增加从分析性加工转向配置性加工。</w:t>
      </w:r>
    </w:p>
    <w:p w14:paraId="3D4B004F">
      <w:pPr>
        <w:pStyle w:val="4"/>
      </w:pPr>
      <w:r>
        <w:t xml:space="preserve">  </w:t>
      </w:r>
      <w:bookmarkStart w:id="11" w:name="_Toc11473"/>
      <w:r>
        <w:rPr>
          <w:rFonts w:hint="eastAsia"/>
          <w:lang w:val="en-US" w:eastAsia="zh-CN"/>
        </w:rPr>
        <w:t>人类存在对气味混合物复杂度的有限感知</w:t>
      </w:r>
      <w:bookmarkEnd w:id="11"/>
    </w:p>
    <w:p w14:paraId="1D4FCBF6">
      <w:pPr>
        <w:widowControl w:val="0"/>
        <w:bidi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过往研究显示，人类从气味混合物中识别单一成分的能力非常有限，通常最多仅能从由3至4种成分构成的混合物中直接识别出单一气味[12]。无论是简化的实验设计[13]、调香经验或对普通参与者的训练[14]，还是气味本身的类型差异[15]，均未显著提升该识别能力。此外，由于参与者在描述气味时所用词汇数量并未随混合物成分增加而增多，先前的研究者据此推测人类无法有效感知混合气味的复杂度[16]。</w:t>
      </w:r>
    </w:p>
    <w:p w14:paraId="296AFCC3">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然而，识别能力的上限并不等同于感知能力的上限。要求参与者精确报告成分名称是一项高认知负荷的任务，可能掩盖了其对整体复杂度信息的敏感性。Laska和Hudson使用含12种或6种成分的气味混合物，逐步减少其中若干成分，要求参与者判断原气味与成分删减后气味是否存在感知差异[17]。结果显示，省略混合物中一半或更多成分，会导致不同配对样本间的评价差异显著增强。Weiss等人的研究则发现，随着成分数量的增加，没有任何共同成分的气味混合物彼此间的相似度也会逐渐提高，并在约30个成分的量级上达到阈值；就好像不同波长的光混合在一起被感知为白光一样，这一现象被命名为“气味嗅白”[18]。这些研究支持了人类具有一定在复杂气味中辨别细微变化的能力。然而，现有的文献中还未曾明确将气味混合物的复杂度提出为一个独立于效价和强度之外的感知维度，并探讨其是否能够解释上述实验中个体的感知差异。</w:t>
      </w:r>
    </w:p>
    <w:p w14:paraId="2722AA59">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笔者所在实验室2019年的研究中，采用更灵敏的实验方法，发现参与者能够对包含2至7种成分的气味混合物进行复杂度排序，并且能从含有7种成分的混合物中提取出气味单成分的信息[19]。这一结果提示，人类实际上具备感知气味复杂度的能力。先前关于人类仅能识别最多4种成分的结论[12]，可能受限于实验任务本身的难度。因此，本研究将在该实验方法的基础上进行改进，以更直接地检验人类的嗅觉感知能力。</w:t>
      </w:r>
    </w:p>
    <w:p w14:paraId="30899B0C">
      <w:pPr>
        <w:ind w:firstLine="480"/>
        <w:rPr>
          <w:rFonts w:hint="default" w:ascii="Times New Roman" w:hAnsi="Times New Roman" w:eastAsia="宋体" w:cs="Times New Roman"/>
          <w:kern w:val="2"/>
          <w:sz w:val="24"/>
          <w:szCs w:val="22"/>
          <w:lang w:val="en-US" w:eastAsia="zh-CN" w:bidi="ar-SA"/>
        </w:rPr>
      </w:pPr>
    </w:p>
    <w:p w14:paraId="183A044F">
      <w:pPr>
        <w:pStyle w:val="4"/>
        <w:numPr>
          <w:ilvl w:val="2"/>
          <w:numId w:val="0"/>
        </w:numPr>
        <w:ind w:leftChars="0"/>
      </w:pPr>
      <w:bookmarkStart w:id="12" w:name="_Toc10851"/>
      <w:r>
        <w:rPr>
          <w:rFonts w:hint="eastAsia"/>
          <w:lang w:val="en-US" w:eastAsia="zh-CN"/>
        </w:rPr>
        <w:t>1.3.3</w:t>
      </w:r>
      <w:r>
        <w:t xml:space="preserve">  </w:t>
      </w:r>
      <w:r>
        <w:rPr>
          <w:rFonts w:hint="eastAsia"/>
          <w:lang w:val="en-US" w:eastAsia="zh-CN"/>
        </w:rPr>
        <w:t>化学亚结构与气味感知的关系</w:t>
      </w:r>
      <w:bookmarkEnd w:id="12"/>
    </w:p>
    <w:p w14:paraId="381C0AC2">
      <w:pPr>
        <w:widowControl w:val="0"/>
        <w:bidi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嗅觉感知的起点是气味分子与鼻腔内嗅觉受体的相互作用[20]。气味分子的化学结构，即包括碳链长度、官能团类型、分支情况等在内的一系列亚结构特征，决定了它能够激活哪些受体以及激活的强度组合。因此，分子的化学信息学特征在很大程度上决定了其引发的感知属性[21]。</w:t>
      </w:r>
    </w:p>
    <w:p w14:paraId="606F2A6B">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单气味层面，Keller等人通过大规模计算模型证明，可以从分子的理化特征预测其气味描述符[22]。Kermen等人发现，化学结构更复杂的气味分子，其激活的嗅觉受体种类更多，参与者用于描述它的词汇数量也更多，且在愉悦度上评分更低[23]。在混合物层面，Hamakawa等人的研究提示，组成二元混合物的单成分化学复杂性可能影响人类在感知的过程中采取分析型还是配置型的信息处理模式[24]。这些研究共同指向一个可能性：气味混合物中成分的化学亚结构特征，特别是成分间的化学相似性，可能是影响主观复杂度感知的重要因素。</w:t>
      </w:r>
    </w:p>
    <w:p w14:paraId="52FEC377">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具体而言，结构差异大的成分可能激活更多不同的受体群，产生更丰富的感知信息，从而被体验为更复杂；而结构相似的成分则因受体激活重叠度高，感知信息相对单一，可能被体验为较简单。回顾Weiss等人关于“气味嗅白”现象的阐述[18]，不妨假设当混合物成分数量较少时，数量本身可能是决定复杂度的主导因素；但当数量达到一定水平后，数量效应趋于饱和，此时成分的感知品质，换而言之，它们化学结构的相似或相异程度，可能开始发挥主导作用。这一想法将主观复杂度与混合物的化学信息学特征直接关联，是本研究的核心假设。</w:t>
      </w:r>
    </w:p>
    <w:p w14:paraId="40DEF738">
      <w:pPr>
        <w:ind w:left="0" w:leftChars="0" w:firstLine="420" w:firstLineChars="0"/>
        <w:rPr>
          <w:rFonts w:hint="default" w:ascii="Times New Roman" w:hAnsi="Times New Roman" w:eastAsia="宋体" w:cs="Times New Roman"/>
          <w:kern w:val="2"/>
          <w:sz w:val="24"/>
          <w:szCs w:val="22"/>
          <w:lang w:val="en-US" w:eastAsia="zh-CN" w:bidi="ar-SA"/>
        </w:rPr>
      </w:pPr>
    </w:p>
    <w:p w14:paraId="3029AD69">
      <w:pPr>
        <w:pStyle w:val="3"/>
        <w:numPr>
          <w:ilvl w:val="1"/>
          <w:numId w:val="2"/>
        </w:numPr>
      </w:pPr>
      <w:r>
        <w:t xml:space="preserve">  </w:t>
      </w:r>
      <w:bookmarkStart w:id="13" w:name="_Toc5787"/>
      <w:r>
        <w:rPr>
          <w:rFonts w:hint="eastAsia"/>
          <w:lang w:val="en-US" w:eastAsia="zh-CN"/>
        </w:rPr>
        <w:t>问题提出与研究框架</w:t>
      </w:r>
      <w:bookmarkEnd w:id="13"/>
    </w:p>
    <w:p w14:paraId="41C0D43D">
      <w:pPr>
        <w:widowControl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基于上述理论与实证背景，本研究旨在系统探究分子亚结构对气味混合物主观复杂度感知的影响，具体包括两个相互关联的研究：</w:t>
      </w:r>
    </w:p>
    <w:p w14:paraId="2887DE53">
      <w:pPr>
        <w:widowControl w:val="0"/>
        <w:spacing w:line="300" w:lineRule="auto"/>
        <w:ind w:firstLine="480" w:firstLineChars="200"/>
        <w:jc w:val="both"/>
        <w:rPr>
          <w:rFonts w:hint="default" w:ascii="Times New Roman" w:hAnsi="Times New Roman" w:eastAsia="宋体" w:cstheme="minorBidi"/>
          <w:kern w:val="2"/>
          <w:sz w:val="24"/>
          <w:szCs w:val="22"/>
          <w:lang w:val="en-US" w:eastAsia="zh-CN" w:bidi="ar-SA"/>
        </w:rPr>
      </w:pPr>
    </w:p>
    <w:p w14:paraId="1B229C77">
      <w:pPr>
        <w:widowControl w:val="0"/>
        <w:spacing w:line="300" w:lineRule="auto"/>
        <w:ind w:leftChars="0" w:firstLine="480" w:firstLineChars="200"/>
        <w:jc w:val="both"/>
        <w:rPr>
          <w:rFonts w:hint="eastAsia" w:ascii="宋体" w:hAnsi="宋体" w:eastAsia="宋体" w:cs="宋体"/>
          <w:sz w:val="24"/>
          <w:szCs w:val="24"/>
          <w:lang w:val="en-US" w:eastAsia="zh-CN"/>
        </w:rPr>
      </w:pPr>
      <w:r>
        <w:rPr>
          <w:rFonts w:hint="default" w:ascii="Times New Roman" w:hAnsi="Times New Roman" w:eastAsia="宋体" w:cstheme="minorBidi"/>
          <w:kern w:val="2"/>
          <w:sz w:val="24"/>
          <w:szCs w:val="22"/>
          <w:lang w:val="en-US" w:eastAsia="zh-CN" w:bidi="ar-SA"/>
        </w:rPr>
        <w:t>研究一的目的是验证并明确成分数量对</w:t>
      </w:r>
      <w:r>
        <w:rPr>
          <w:rFonts w:hint="eastAsia" w:ascii="Times New Roman" w:hAnsi="Times New Roman" w:eastAsia="宋体" w:cstheme="minorBidi"/>
          <w:kern w:val="2"/>
          <w:sz w:val="24"/>
          <w:szCs w:val="22"/>
          <w:lang w:val="en-US" w:eastAsia="zh-CN" w:bidi="ar-SA"/>
        </w:rPr>
        <w:t>感知</w:t>
      </w:r>
      <w:r>
        <w:rPr>
          <w:rFonts w:hint="default" w:ascii="Times New Roman" w:hAnsi="Times New Roman" w:eastAsia="宋体" w:cstheme="minorBidi"/>
          <w:kern w:val="2"/>
          <w:sz w:val="24"/>
          <w:szCs w:val="22"/>
          <w:lang w:val="en-US" w:eastAsia="zh-CN" w:bidi="ar-SA"/>
        </w:rPr>
        <w:t>复杂度的影响。</w:t>
      </w:r>
      <w:r>
        <w:rPr>
          <w:rFonts w:hint="eastAsia" w:ascii="Times New Roman" w:hAnsi="Times New Roman" w:eastAsia="宋体" w:cs="Times New Roman"/>
          <w:sz w:val="24"/>
        </w:rPr>
        <w:t>通过要求</w:t>
      </w:r>
      <w:r>
        <w:rPr>
          <w:rFonts w:hint="eastAsia" w:cs="Times New Roman"/>
          <w:sz w:val="24"/>
          <w:lang w:eastAsia="zh-CN"/>
        </w:rPr>
        <w:t>参与者</w:t>
      </w:r>
      <w:r>
        <w:rPr>
          <w:rFonts w:hint="eastAsia" w:ascii="Times New Roman" w:hAnsi="Times New Roman" w:eastAsia="宋体" w:cs="Times New Roman"/>
          <w:sz w:val="24"/>
        </w:rPr>
        <w:t>在一个试次内对三个气味混合物进行简单至复杂的比较和排序，</w:t>
      </w:r>
      <w:r>
        <w:rPr>
          <w:rFonts w:hint="eastAsia" w:ascii="宋体" w:hAnsi="宋体" w:eastAsia="宋体" w:cs="宋体"/>
          <w:sz w:val="24"/>
          <w:szCs w:val="24"/>
        </w:rPr>
        <w:t>从而</w:t>
      </w:r>
      <w:r>
        <w:rPr>
          <w:rFonts w:hint="eastAsia" w:ascii="宋体" w:hAnsi="宋体" w:eastAsia="宋体" w:cs="宋体"/>
          <w:sz w:val="24"/>
          <w:szCs w:val="24"/>
          <w:lang w:val="en-US" w:eastAsia="zh-CN"/>
        </w:rPr>
        <w:t>得到</w:t>
      </w:r>
      <w:r>
        <w:rPr>
          <w:rFonts w:hint="eastAsia" w:ascii="宋体" w:hAnsi="宋体" w:eastAsia="宋体" w:cs="宋体"/>
          <w:sz w:val="24"/>
          <w:szCs w:val="24"/>
        </w:rPr>
        <w:t>气味混合物</w:t>
      </w:r>
      <w:r>
        <w:rPr>
          <w:rFonts w:ascii="宋体" w:hAnsi="宋体" w:eastAsia="宋体" w:cs="宋体"/>
          <w:sz w:val="24"/>
          <w:szCs w:val="24"/>
        </w:rPr>
        <w:t>的</w:t>
      </w:r>
      <w:r>
        <w:rPr>
          <w:rFonts w:hint="eastAsia" w:ascii="宋体" w:hAnsi="宋体" w:eastAsia="宋体" w:cs="宋体"/>
          <w:sz w:val="24"/>
          <w:szCs w:val="24"/>
          <w:lang w:val="en-US" w:eastAsia="zh-CN"/>
        </w:rPr>
        <w:t>感知</w:t>
      </w:r>
      <w:r>
        <w:rPr>
          <w:rFonts w:ascii="宋体" w:hAnsi="宋体" w:eastAsia="宋体" w:cs="宋体"/>
          <w:sz w:val="24"/>
          <w:szCs w:val="24"/>
        </w:rPr>
        <w:t>复杂度</w:t>
      </w:r>
      <w:r>
        <w:rPr>
          <w:rFonts w:hint="eastAsia" w:ascii="宋体" w:hAnsi="宋体" w:eastAsia="宋体" w:cs="宋体"/>
          <w:sz w:val="24"/>
          <w:szCs w:val="24"/>
        </w:rPr>
        <w:t>。相比于之前的实验范式，例如让</w:t>
      </w:r>
      <w:r>
        <w:rPr>
          <w:rFonts w:hint="eastAsia" w:ascii="宋体" w:hAnsi="宋体" w:cs="宋体"/>
          <w:sz w:val="24"/>
          <w:szCs w:val="24"/>
          <w:lang w:eastAsia="zh-CN"/>
        </w:rPr>
        <w:t>参与者</w:t>
      </w:r>
      <w:r>
        <w:rPr>
          <w:rFonts w:hint="eastAsia" w:ascii="宋体" w:hAnsi="宋体" w:eastAsia="宋体" w:cs="宋体"/>
          <w:sz w:val="24"/>
          <w:szCs w:val="24"/>
        </w:rPr>
        <w:t>指认混合物中所有成分，这一方案具有经济易行的优势，</w:t>
      </w:r>
      <w:r>
        <w:rPr>
          <w:rFonts w:hint="eastAsia" w:ascii="宋体" w:hAnsi="宋体" w:eastAsia="宋体" w:cs="宋体"/>
          <w:sz w:val="24"/>
          <w:szCs w:val="24"/>
          <w:lang w:val="en-US" w:eastAsia="zh-CN"/>
        </w:rPr>
        <w:t>能够</w:t>
      </w:r>
      <w:r>
        <w:rPr>
          <w:rFonts w:hint="eastAsia" w:ascii="宋体" w:hAnsi="宋体" w:eastAsia="宋体" w:cs="宋体"/>
          <w:sz w:val="24"/>
          <w:szCs w:val="24"/>
        </w:rPr>
        <w:t>节约</w:t>
      </w:r>
      <w:r>
        <w:rPr>
          <w:rFonts w:hint="eastAsia" w:ascii="宋体" w:hAnsi="宋体" w:cs="宋体"/>
          <w:sz w:val="24"/>
          <w:szCs w:val="24"/>
          <w:lang w:eastAsia="zh-CN"/>
        </w:rPr>
        <w:t>参与者</w:t>
      </w:r>
      <w:r>
        <w:rPr>
          <w:rFonts w:hint="eastAsia" w:ascii="宋体" w:hAnsi="宋体" w:eastAsia="宋体" w:cs="宋体"/>
          <w:sz w:val="24"/>
          <w:szCs w:val="24"/>
        </w:rPr>
        <w:t>的认知资源，排除实验任务难度本身带来的干扰。</w:t>
      </w:r>
      <w:r>
        <w:rPr>
          <w:rFonts w:hint="eastAsia" w:ascii="宋体" w:hAnsi="宋体" w:eastAsia="宋体" w:cs="宋体"/>
          <w:sz w:val="24"/>
          <w:szCs w:val="24"/>
          <w:lang w:val="en-US" w:eastAsia="zh-CN"/>
        </w:rPr>
        <w:t>通过改变排序中三个气味混合物的组成成分数量，可以大致确定成分数量对复杂度感知的影响边界。</w:t>
      </w:r>
    </w:p>
    <w:p w14:paraId="7A12BDD0">
      <w:pPr>
        <w:widowControl w:val="0"/>
        <w:spacing w:line="300" w:lineRule="auto"/>
        <w:ind w:leftChars="0" w:firstLine="480" w:firstLineChars="200"/>
        <w:jc w:val="both"/>
        <w:rPr>
          <w:rFonts w:hint="default" w:ascii="宋体" w:hAnsi="宋体" w:eastAsia="宋体" w:cs="宋体"/>
          <w:sz w:val="24"/>
          <w:szCs w:val="24"/>
          <w:lang w:val="en-US" w:eastAsia="zh-CN"/>
        </w:rPr>
      </w:pPr>
    </w:p>
    <w:p w14:paraId="733C114C">
      <w:pPr>
        <w:ind w:firstLine="480"/>
        <w:rPr>
          <w:rFonts w:cs="Times New Roman"/>
        </w:rPr>
      </w:pPr>
      <w:r>
        <w:rPr>
          <w:rFonts w:hint="default" w:ascii="Times New Roman" w:hAnsi="Times New Roman" w:eastAsia="宋体" w:cstheme="minorBidi"/>
          <w:kern w:val="2"/>
          <w:sz w:val="24"/>
          <w:szCs w:val="22"/>
          <w:lang w:val="en-US" w:eastAsia="zh-CN" w:bidi="ar-SA"/>
        </w:rPr>
        <w:t>研究二的目的是在研究一的基础上，控制成分数量</w:t>
      </w:r>
      <w:r>
        <w:rPr>
          <w:rFonts w:hint="eastAsia" w:ascii="Times New Roman" w:hAnsi="Times New Roman" w:eastAsia="宋体" w:cstheme="minorBidi"/>
          <w:kern w:val="2"/>
          <w:sz w:val="24"/>
          <w:szCs w:val="22"/>
          <w:lang w:val="en-US" w:eastAsia="zh-CN" w:bidi="ar-SA"/>
        </w:rPr>
        <w:t>相等</w:t>
      </w:r>
      <w:r>
        <w:rPr>
          <w:rFonts w:hint="default" w:ascii="Times New Roman" w:hAnsi="Times New Roman" w:eastAsia="宋体" w:cstheme="minorBidi"/>
          <w:kern w:val="2"/>
          <w:sz w:val="24"/>
          <w:szCs w:val="22"/>
          <w:lang w:val="en-US" w:eastAsia="zh-CN" w:bidi="ar-SA"/>
        </w:rPr>
        <w:t>，直接操纵成分之间的化学结构相似性，</w:t>
      </w:r>
      <w:r>
        <w:rPr>
          <w:rFonts w:hint="eastAsia" w:ascii="Times New Roman" w:hAnsi="Times New Roman" w:eastAsia="宋体" w:cstheme="minorBidi"/>
          <w:kern w:val="2"/>
          <w:sz w:val="24"/>
          <w:szCs w:val="22"/>
          <w:lang w:val="en-US" w:eastAsia="zh-CN" w:bidi="ar-SA"/>
        </w:rPr>
        <w:t>从而获得整体化学结构从简单到复杂的不同组合，</w:t>
      </w:r>
      <w:r>
        <w:rPr>
          <w:rFonts w:hint="default" w:ascii="Times New Roman" w:hAnsi="Times New Roman" w:eastAsia="宋体" w:cstheme="minorBidi"/>
          <w:kern w:val="2"/>
          <w:sz w:val="24"/>
          <w:szCs w:val="22"/>
          <w:lang w:val="en-US" w:eastAsia="zh-CN" w:bidi="ar-SA"/>
        </w:rPr>
        <w:t>检验其对复杂度感知的影响。</w:t>
      </w:r>
      <w:r>
        <w:rPr>
          <w:rFonts w:hint="eastAsia" w:ascii="Times New Roman" w:hAnsi="Times New Roman" w:eastAsia="宋体" w:cstheme="minorBidi"/>
          <w:kern w:val="2"/>
          <w:sz w:val="24"/>
          <w:szCs w:val="22"/>
          <w:lang w:val="en-US" w:eastAsia="zh-CN" w:bidi="ar-SA"/>
        </w:rPr>
        <w:t>其中化学结构相似度的计算采取了两种方式，分别是平均</w:t>
      </w:r>
      <w:r>
        <w:rPr>
          <w:rFonts w:hint="eastAsia" w:cstheme="minorBidi"/>
          <w:kern w:val="2"/>
          <w:sz w:val="24"/>
          <w:szCs w:val="22"/>
          <w:lang w:val="en-US" w:eastAsia="zh-CN" w:bidi="ar-SA"/>
        </w:rPr>
        <w:t>法</w:t>
      </w:r>
      <w:r>
        <w:rPr>
          <w:rFonts w:hint="eastAsia" w:ascii="Times New Roman" w:hAnsi="Times New Roman" w:eastAsia="宋体" w:cstheme="minorBidi"/>
          <w:kern w:val="2"/>
          <w:sz w:val="24"/>
          <w:szCs w:val="22"/>
          <w:lang w:val="en-US" w:eastAsia="zh-CN" w:bidi="ar-SA"/>
        </w:rPr>
        <w:t>和向量余弦</w:t>
      </w:r>
      <w:r>
        <w:rPr>
          <w:rFonts w:hint="eastAsia" w:cstheme="minorBidi"/>
          <w:kern w:val="2"/>
          <w:sz w:val="24"/>
          <w:szCs w:val="22"/>
          <w:lang w:val="en-US" w:eastAsia="zh-CN" w:bidi="ar-SA"/>
        </w:rPr>
        <w:t>法</w:t>
      </w:r>
      <w:r>
        <w:rPr>
          <w:rFonts w:hint="eastAsia" w:ascii="Times New Roman" w:hAnsi="Times New Roman" w:eastAsia="宋体" w:cstheme="minorBidi"/>
          <w:kern w:val="2"/>
          <w:sz w:val="24"/>
          <w:szCs w:val="22"/>
          <w:lang w:val="en-US" w:eastAsia="zh-CN" w:bidi="ar-SA"/>
        </w:rPr>
        <w:t>。除了沿用研究一中排序任务的实验方法，研究二也补充了</w:t>
      </w:r>
      <w:r>
        <w:rPr>
          <w:rFonts w:hint="eastAsia" w:cstheme="minorBidi"/>
          <w:kern w:val="2"/>
          <w:sz w:val="24"/>
          <w:szCs w:val="22"/>
          <w:lang w:val="en-US" w:eastAsia="zh-CN" w:bidi="ar-SA"/>
        </w:rPr>
        <w:t>参与者</w:t>
      </w:r>
      <w:r>
        <w:rPr>
          <w:rFonts w:hint="eastAsia" w:ascii="Times New Roman" w:hAnsi="Times New Roman" w:eastAsia="宋体" w:cstheme="minorBidi"/>
          <w:kern w:val="2"/>
          <w:sz w:val="24"/>
          <w:szCs w:val="22"/>
          <w:lang w:val="en-US" w:eastAsia="zh-CN" w:bidi="ar-SA"/>
        </w:rPr>
        <w:t>对于所有混合物感知复杂度、愉悦性、强度、熟悉性的评分，以验证</w:t>
      </w:r>
      <w:r>
        <w:rPr>
          <w:rFonts w:hint="eastAsia" w:cstheme="minorBidi"/>
          <w:kern w:val="2"/>
          <w:sz w:val="24"/>
          <w:szCs w:val="22"/>
          <w:lang w:val="en-US" w:eastAsia="zh-CN" w:bidi="ar-SA"/>
        </w:rPr>
        <w:t>参与者</w:t>
      </w:r>
      <w:r>
        <w:rPr>
          <w:rFonts w:hint="eastAsia" w:ascii="Times New Roman" w:hAnsi="Times New Roman" w:eastAsia="宋体" w:cstheme="minorBidi"/>
          <w:kern w:val="2"/>
          <w:sz w:val="24"/>
          <w:szCs w:val="22"/>
          <w:lang w:val="en-US" w:eastAsia="zh-CN" w:bidi="ar-SA"/>
        </w:rPr>
        <w:t>复杂度感知判断的稳定性，并分析复杂度与其他主流感知维度的相关关系。</w:t>
      </w:r>
    </w:p>
    <w:p w14:paraId="23A2442A">
      <w:pPr>
        <w:ind w:firstLine="480"/>
        <w:rPr>
          <w:rFonts w:cs="Times New Roman"/>
        </w:rPr>
      </w:pPr>
    </w:p>
    <w:p w14:paraId="566F6482">
      <w:pPr>
        <w:ind w:firstLine="480"/>
        <w:rPr>
          <w:ins w:id="0" w:author="cnucas" w:date="2025-04-25T11:16:00Z"/>
          <w:rFonts w:cs="Times New Roman"/>
        </w:rPr>
        <w:sectPr>
          <w:footerReference r:id="rId26" w:type="first"/>
          <w:headerReference r:id="rId23" w:type="default"/>
          <w:footerReference r:id="rId24" w:type="default"/>
          <w:footerReference r:id="rId25" w:type="even"/>
          <w:pgSz w:w="11906" w:h="16838"/>
          <w:pgMar w:top="1440" w:right="1797" w:bottom="1440" w:left="1797" w:header="851" w:footer="851" w:gutter="0"/>
          <w:pgNumType w:start="1"/>
          <w:cols w:space="720" w:num="1"/>
          <w:docGrid w:linePitch="326" w:charSpace="0"/>
        </w:sectPr>
      </w:pPr>
    </w:p>
    <w:p w14:paraId="716504AE">
      <w:pPr>
        <w:pStyle w:val="2"/>
        <w:rPr>
          <w:rFonts w:cs="Times New Roman"/>
        </w:rPr>
      </w:pPr>
      <w:bookmarkStart w:id="14" w:name="_Toc99656531"/>
      <w:r>
        <w:rPr>
          <w:rFonts w:cs="Times New Roman"/>
        </w:rPr>
        <w:t xml:space="preserve">  </w:t>
      </w:r>
      <w:bookmarkEnd w:id="14"/>
      <w:bookmarkStart w:id="15" w:name="_Toc26709"/>
      <w:r>
        <w:rPr>
          <w:rFonts w:hint="eastAsia" w:ascii="Times New Roman" w:hAnsi="Times New Roman" w:eastAsia="黑体" w:cs="Times New Roman"/>
          <w:kern w:val="2"/>
          <w:sz w:val="28"/>
          <w:szCs w:val="28"/>
          <w:lang w:val="en-US" w:eastAsia="zh-CN" w:bidi="ar-SA"/>
        </w:rPr>
        <w:t>研究</w:t>
      </w:r>
      <w:r>
        <w:rPr>
          <w:rFonts w:hint="eastAsia" w:cs="Times New Roman"/>
          <w:kern w:val="2"/>
          <w:sz w:val="28"/>
          <w:szCs w:val="28"/>
          <w:lang w:val="en-US" w:eastAsia="zh-CN" w:bidi="ar-SA"/>
        </w:rPr>
        <w:t>一</w:t>
      </w:r>
      <w:r>
        <w:rPr>
          <w:rFonts w:hint="eastAsia" w:ascii="Times New Roman" w:hAnsi="Times New Roman" w:eastAsia="黑体" w:cs="Times New Roman"/>
          <w:kern w:val="2"/>
          <w:sz w:val="28"/>
          <w:szCs w:val="28"/>
          <w:lang w:val="en-US" w:eastAsia="zh-CN" w:bidi="ar-SA"/>
        </w:rPr>
        <w:t>：</w:t>
      </w:r>
      <w:r>
        <w:rPr>
          <w:rFonts w:hint="eastAsia" w:cs="Times New Roman"/>
          <w:kern w:val="2"/>
          <w:sz w:val="28"/>
          <w:szCs w:val="28"/>
          <w:lang w:val="en-US" w:eastAsia="zh-CN" w:bidi="ar-SA"/>
        </w:rPr>
        <w:t>成分数量</w:t>
      </w:r>
      <w:r>
        <w:rPr>
          <w:rFonts w:hint="eastAsia" w:ascii="Times New Roman" w:hAnsi="Times New Roman" w:eastAsia="黑体" w:cs="Times New Roman"/>
          <w:kern w:val="2"/>
          <w:sz w:val="28"/>
          <w:szCs w:val="28"/>
          <w:lang w:val="en-US" w:eastAsia="zh-CN" w:bidi="ar-SA"/>
        </w:rPr>
        <w:t>对感知</w:t>
      </w:r>
      <w:r>
        <w:rPr>
          <w:rFonts w:hint="eastAsia" w:cs="Times New Roman"/>
          <w:kern w:val="2"/>
          <w:sz w:val="28"/>
          <w:szCs w:val="28"/>
          <w:lang w:val="en-US" w:eastAsia="zh-CN" w:bidi="ar-SA"/>
        </w:rPr>
        <w:t>复杂度</w:t>
      </w:r>
      <w:r>
        <w:rPr>
          <w:rFonts w:hint="eastAsia" w:ascii="Times New Roman" w:hAnsi="Times New Roman" w:eastAsia="黑体" w:cs="Times New Roman"/>
          <w:kern w:val="2"/>
          <w:sz w:val="28"/>
          <w:szCs w:val="28"/>
          <w:lang w:val="en-US" w:eastAsia="zh-CN" w:bidi="ar-SA"/>
        </w:rPr>
        <w:t>的影响</w:t>
      </w:r>
      <w:bookmarkEnd w:id="15"/>
    </w:p>
    <w:p w14:paraId="4B7174FB">
      <w:pPr>
        <w:pStyle w:val="3"/>
        <w:numPr>
          <w:ilvl w:val="1"/>
          <w:numId w:val="3"/>
        </w:numPr>
      </w:pPr>
      <w:bookmarkStart w:id="16" w:name="_Toc99656532"/>
      <w:r>
        <w:t xml:space="preserve">  </w:t>
      </w:r>
      <w:bookmarkEnd w:id="16"/>
      <w:bookmarkStart w:id="17" w:name="_Toc8309"/>
      <w:r>
        <w:rPr>
          <w:rFonts w:hint="eastAsia"/>
          <w:lang w:val="en-US" w:eastAsia="zh-CN"/>
        </w:rPr>
        <w:t>研究方法</w:t>
      </w:r>
      <w:bookmarkEnd w:id="17"/>
    </w:p>
    <w:p w14:paraId="05603FDF">
      <w:pPr>
        <w:pStyle w:val="4"/>
      </w:pPr>
      <w:bookmarkStart w:id="18" w:name="_Toc99656533"/>
      <w:r>
        <w:t xml:space="preserve">  </w:t>
      </w:r>
      <w:bookmarkEnd w:id="18"/>
      <w:bookmarkStart w:id="19" w:name="_Toc24288"/>
      <w:r>
        <w:rPr>
          <w:rFonts w:hint="eastAsia"/>
          <w:lang w:val="en-US" w:eastAsia="zh-CN"/>
        </w:rPr>
        <w:t>参与者</w:t>
      </w:r>
      <w:bookmarkEnd w:id="19"/>
    </w:p>
    <w:p w14:paraId="7A739E7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通过网络社交媒体从中国科学院大学招募24名健康非吸烟者（女性12名，平均年龄±SD = 21.62±2.25）。所有的参与者在测试时均嗅觉功能正常，没有鼻腔过敏或上呼吸道感染。参与者在完成实验后会获得报酬。</w:t>
      </w:r>
      <w:r>
        <w:rPr>
          <w:rFonts w:hint="eastAsia" w:cstheme="minorBidi"/>
          <w:bCs w:val="0"/>
          <w:kern w:val="2"/>
          <w:sz w:val="24"/>
          <w:szCs w:val="22"/>
          <w:lang w:val="en-US" w:eastAsia="zh-CN" w:bidi="ar-SA"/>
        </w:rPr>
        <w:t>所有参与者在参加实验一至少14天后被邀请参加实验二。</w:t>
      </w:r>
    </w:p>
    <w:p w14:paraId="7A0C4CB7">
      <w:pPr>
        <w:pStyle w:val="4"/>
      </w:pPr>
      <w:r>
        <w:t xml:space="preserve">  </w:t>
      </w:r>
      <w:bookmarkStart w:id="20" w:name="_Toc25386"/>
      <w:r>
        <w:rPr>
          <w:rFonts w:hint="eastAsia"/>
          <w:lang w:val="en-US" w:eastAsia="zh-CN"/>
        </w:rPr>
        <w:t>嗅觉刺激</w:t>
      </w:r>
      <w:bookmarkEnd w:id="20"/>
    </w:p>
    <w:p w14:paraId="2E6294D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嗅觉刺激由一系列气味混合物组成，每种混合物含有以下7种单一气味中的2至6种：苯乙酮、2-壬醇、5-甲基糠醛、2-辛酮、乙基吡嗪、丁香酚和甲酸异戊酯。这些化合物分别溶解在丙二醇中，并根据主观强度进行匹配（</w:t>
      </w:r>
      <w:r>
        <w:rPr>
          <w:rFonts w:hint="eastAsia" w:cstheme="minorBidi"/>
          <w:bCs w:val="0"/>
          <w:kern w:val="2"/>
          <w:sz w:val="24"/>
          <w:szCs w:val="22"/>
          <w:lang w:val="en-US" w:eastAsia="zh-CN" w:bidi="ar-SA"/>
        </w:rPr>
        <w:t>具体参见附录</w:t>
      </w:r>
      <w:r>
        <w:rPr>
          <w:rFonts w:hint="eastAsia" w:ascii="Times New Roman" w:hAnsi="Times New Roman" w:eastAsia="宋体" w:cstheme="minorBidi"/>
          <w:bCs w:val="0"/>
          <w:kern w:val="2"/>
          <w:sz w:val="24"/>
          <w:szCs w:val="22"/>
          <w:lang w:val="en-US" w:eastAsia="zh-CN" w:bidi="ar-SA"/>
        </w:rPr>
        <w:t>）。混合物用毡尖笔呈现，每支笔含有3毫升液体。对于n组分混合物，每种组分以3/n ml的体积包含在相应的“气味笔”中。我们总共制备了60种不重复的不同气味混合物，分为12组，每组5种混合物，从2组分到6组分组合不等。在每一组中，n组分混合物包含了n-1组分混合物中存在的所有化合物（图</w:t>
      </w:r>
      <w:r>
        <w:rPr>
          <w:rFonts w:hint="eastAsia" w:cstheme="minorBidi"/>
          <w:bCs w:val="0"/>
          <w:kern w:val="2"/>
          <w:sz w:val="24"/>
          <w:szCs w:val="22"/>
          <w:lang w:val="en-US" w:eastAsia="zh-CN" w:bidi="ar-SA"/>
        </w:rPr>
        <w:t>2-</w:t>
      </w:r>
      <w:r>
        <w:rPr>
          <w:rFonts w:hint="eastAsia" w:ascii="Times New Roman" w:hAnsi="Times New Roman" w:eastAsia="宋体" w:cstheme="minorBidi"/>
          <w:bCs w:val="0"/>
          <w:kern w:val="2"/>
          <w:sz w:val="24"/>
          <w:szCs w:val="22"/>
          <w:lang w:val="en-US" w:eastAsia="zh-CN" w:bidi="ar-SA"/>
        </w:rPr>
        <w:t>1(A)）。</w:t>
      </w:r>
    </w:p>
    <w:p w14:paraId="2AAD033F">
      <w:pPr>
        <w:pStyle w:val="11"/>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3943985" cy="2640330"/>
            <wp:effectExtent l="0" t="0" r="317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5"/>
                    <a:stretch>
                      <a:fillRect/>
                    </a:stretch>
                  </pic:blipFill>
                  <pic:spPr>
                    <a:xfrm>
                      <a:off x="0" y="0"/>
                      <a:ext cx="3943985" cy="2640330"/>
                    </a:xfrm>
                    <a:prstGeom prst="rect">
                      <a:avLst/>
                    </a:prstGeom>
                    <a:noFill/>
                    <a:ln>
                      <a:noFill/>
                    </a:ln>
                  </pic:spPr>
                </pic:pic>
              </a:graphicData>
            </a:graphic>
          </wp:inline>
        </w:drawing>
      </w:r>
    </w:p>
    <w:p w14:paraId="47556B27">
      <w:pPr>
        <w:pStyle w:val="11"/>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21" w:name="_Toc16741"/>
      <w:r>
        <w:rPr>
          <w:rFonts w:hint="eastAsia"/>
          <w:lang w:val="en-US" w:eastAsia="zh-CN"/>
        </w:rPr>
        <w:t xml:space="preserve"> 气味混合物的构成方式</w:t>
      </w:r>
      <w:bookmarkEnd w:id="21"/>
    </w:p>
    <w:p w14:paraId="0AB42D79">
      <w:pPr>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eastAsia" w:ascii="楷体" w:hAnsi="楷体" w:eastAsia="楷体" w:cs="楷体"/>
          <w:color w:val="000000"/>
          <w:kern w:val="0"/>
          <w:sz w:val="21"/>
          <w:szCs w:val="18"/>
          <w:lang w:bidi="ar"/>
        </w:rPr>
      </w:pPr>
      <w:r>
        <w:rPr>
          <w:rFonts w:cs="Times New Roman"/>
          <w:b/>
          <w:sz w:val="21"/>
          <w:szCs w:val="18"/>
        </w:rPr>
        <w:t xml:space="preserve">Figure </w:t>
      </w:r>
      <w:r>
        <w:rPr>
          <w:rFonts w:hint="eastAsia" w:cs="Times New Roman"/>
          <w:b/>
          <w:sz w:val="21"/>
          <w:szCs w:val="18"/>
          <w:lang w:val="en-US" w:eastAsia="zh-CN"/>
        </w:rPr>
        <w:t>2</w:t>
      </w:r>
      <w:r>
        <w:rPr>
          <w:rFonts w:cs="Times New Roman"/>
          <w:b/>
          <w:sz w:val="21"/>
          <w:szCs w:val="18"/>
        </w:rPr>
        <w:t xml:space="preserve">-1  </w:t>
      </w:r>
      <w:r>
        <w:rPr>
          <w:rFonts w:hint="eastAsia" w:cs="Times New Roman"/>
          <w:b/>
          <w:sz w:val="21"/>
          <w:szCs w:val="20"/>
        </w:rPr>
        <w:t>The composition method of odor mixtures</w:t>
      </w:r>
    </w:p>
    <w:p w14:paraId="1EEDC6EE">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heme="minorBidi"/>
          <w:bCs w:val="0"/>
          <w:kern w:val="2"/>
          <w:sz w:val="24"/>
          <w:szCs w:val="22"/>
          <w:lang w:val="en-US" w:eastAsia="zh-CN" w:bidi="ar-SA"/>
        </w:rPr>
      </w:pPr>
    </w:p>
    <w:p w14:paraId="1FB375FE">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注：(A) 嗅觉刺激由 12 组组成，每组包含 5 种气味混合物。在每组中，n 种成分的混合物包括 n-1 种成分混合物中的所有化合物。(B) X 毫升含有 n 种成分的混合物中，每种成分的含量为 X/n 毫升。(C) 在实验一中，参与者根据对气味复杂性的感知，对来自同一组的n-1、n、n+1（难度等级A中n=2，难度等级B中n=3，难度等级C中n=4）气味混合物进行排序。（D）在实验二中，参与者根据对气味复杂性的感知，对来自同一组的n-2、n、n+2（n=2）气味混合物进行排序。</w:t>
      </w:r>
    </w:p>
    <w:p w14:paraId="4C0766F8">
      <w:pPr>
        <w:ind w:left="0" w:leftChars="0" w:firstLine="0" w:firstLineChars="0"/>
        <w:rPr>
          <w:rFonts w:hint="default"/>
          <w:lang w:val="en-US" w:eastAsia="zh-CN"/>
        </w:rPr>
      </w:pPr>
    </w:p>
    <w:p w14:paraId="5C7F777F">
      <w:pPr>
        <w:pStyle w:val="4"/>
        <w:rPr>
          <w:rFonts w:cs="Times New Roman"/>
        </w:rPr>
      </w:pPr>
      <w:r>
        <w:t xml:space="preserve">  </w:t>
      </w:r>
      <w:bookmarkStart w:id="22" w:name="_Toc31705"/>
      <w:r>
        <w:rPr>
          <w:rFonts w:hint="eastAsia"/>
          <w:lang w:val="en-US" w:eastAsia="zh-CN"/>
        </w:rPr>
        <w:t>实验任务</w:t>
      </w:r>
      <w:bookmarkEnd w:id="22"/>
    </w:p>
    <w:p w14:paraId="3BCDA371">
      <w:pPr>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b w:val="0"/>
          <w:bCs w:val="0"/>
          <w:sz w:val="24"/>
          <w:lang w:val="en-US" w:eastAsia="zh-C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hint="eastAsia" w:cs="Times New Roman"/>
          <w:b w:val="0"/>
          <w:bCs w:val="0"/>
          <w:sz w:val="24"/>
          <w:lang w:val="en-US" w:eastAsia="zh-CN"/>
        </w:rPr>
        <w:t>实验一：</w:t>
      </w:r>
    </w:p>
    <w:p w14:paraId="354060EA">
      <w:pPr>
        <w:pageBreakBefore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气味复杂度排序任务由 12 个试次的试验组成。在每次试验中，参与者会看到来自同一组的三种气味笔，每种气味笔分别含有 n-</w:t>
      </w:r>
      <w:r>
        <w:rPr>
          <w:rFonts w:hint="eastAsia" w:cs="Times New Roman"/>
          <w:sz w:val="24"/>
          <w:lang w:val="en-US" w:eastAsia="zh-CN"/>
        </w:rPr>
        <w:t>1</w:t>
      </w:r>
      <w:r>
        <w:rPr>
          <w:rFonts w:hint="eastAsia" w:ascii="Times New Roman" w:hAnsi="Times New Roman" w:eastAsia="宋体" w:cs="Times New Roman"/>
          <w:sz w:val="24"/>
        </w:rPr>
        <w:t>、n 或 n+</w:t>
      </w:r>
      <w:r>
        <w:rPr>
          <w:rFonts w:hint="eastAsia" w:cs="Times New Roman"/>
          <w:sz w:val="24"/>
          <w:lang w:val="en-US" w:eastAsia="zh-CN"/>
        </w:rPr>
        <w:t>1</w:t>
      </w:r>
      <w:r>
        <w:rPr>
          <w:rFonts w:hint="eastAsia" w:ascii="Times New Roman" w:hAnsi="Times New Roman" w:eastAsia="宋体" w:cs="Times New Roman"/>
          <w:sz w:val="24"/>
        </w:rPr>
        <w:t xml:space="preserve"> 种气味成分（图</w:t>
      </w:r>
      <w:r>
        <w:rPr>
          <w:rFonts w:hint="eastAsia" w:cs="Times New Roman"/>
          <w:sz w:val="24"/>
          <w:lang w:val="en-US" w:eastAsia="zh-CN"/>
        </w:rPr>
        <w:t>2-</w:t>
      </w:r>
      <w:r>
        <w:rPr>
          <w:rFonts w:hint="eastAsia" w:ascii="Times New Roman" w:hAnsi="Times New Roman" w:eastAsia="宋体" w:cs="Times New Roman"/>
          <w:sz w:val="24"/>
        </w:rPr>
        <w:t>1 (</w:t>
      </w:r>
      <w:r>
        <w:rPr>
          <w:rFonts w:ascii="Times New Roman" w:hAnsi="Times New Roman" w:eastAsia="宋体" w:cs="Times New Roman"/>
          <w:sz w:val="24"/>
        </w:rPr>
        <w:t>C</w:t>
      </w:r>
      <w:r>
        <w:rPr>
          <w:rFonts w:hint="eastAsia" w:ascii="Times New Roman" w:hAnsi="Times New Roman" w:eastAsia="宋体" w:cs="Times New Roman"/>
          <w:sz w:val="24"/>
        </w:rPr>
        <w:t>)）。这些试次被分为三个难度等级：(A) 含有2、3和4种成分的混合物；(B) 含有3、4和5种成分的混合物；(C) 含有4、5和6种成分的混合物。每个难度等级包括四个试次，每次试次涉及不同的混合物集合。要求参与者根据感知到的气味复杂程度对混合物进行排序。对于每个参与者，试次呈现的顺序是随机打乱的，试次之间有30秒的强制休息作为间隔。实验分两天进行，每天控制在30分钟左右以避免参与者产生过强的嗅觉适应。参与者需要在一周内完成实验。</w:t>
      </w:r>
    </w:p>
    <w:p w14:paraId="09F277F2">
      <w:pPr>
        <w:pageBreakBefore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rPr>
      </w:pPr>
    </w:p>
    <w:p w14:paraId="674D5EAA">
      <w:pPr>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b w:val="0"/>
          <w:bCs w:val="0"/>
          <w:sz w:val="24"/>
          <w:lang w:val="en-US" w:eastAsia="zh-CN"/>
        </w:rPr>
      </w:pPr>
      <w:r>
        <w:rPr>
          <w:rFonts w:hint="eastAsia" w:cs="Times New Roman"/>
          <w:b w:val="0"/>
          <w:bCs w:val="0"/>
          <w:sz w:val="24"/>
          <w:lang w:val="en-US" w:eastAsia="zh-CN"/>
        </w:rPr>
        <w:t>实验二：</w:t>
      </w:r>
    </w:p>
    <w:p w14:paraId="145137BF">
      <w:pPr>
        <w:ind w:firstLine="480"/>
        <w:rPr>
          <w:rFonts w:cs="Times New Roman"/>
        </w:rPr>
      </w:pPr>
      <w:r>
        <w:rPr>
          <w:rFonts w:hint="eastAsia" w:cs="Times New Roman"/>
          <w:sz w:val="24"/>
          <w:lang w:val="en-US" w:eastAsia="zh-CN"/>
        </w:rPr>
        <w:t>将每一组的气味笔改为n-2、n和n+2（即分别固定为n=2，n=4和n=6），其他流程和实验任务保持与实验一中一致。这些组合彼此之间不同，但实验一与实验二之间使用的部分混合物重叠。</w:t>
      </w:r>
    </w:p>
    <w:p w14:paraId="3CDF4D8A">
      <w:pPr>
        <w:pStyle w:val="3"/>
      </w:pPr>
      <w:r>
        <w:t xml:space="preserve">  </w:t>
      </w:r>
      <w:bookmarkStart w:id="23" w:name="_Toc21651"/>
      <w:r>
        <w:rPr>
          <w:rFonts w:hint="eastAsia"/>
          <w:lang w:val="en-US" w:eastAsia="zh-CN"/>
        </w:rPr>
        <w:t>实验结果</w:t>
      </w:r>
      <w:bookmarkEnd w:id="23"/>
    </w:p>
    <w:p w14:paraId="6C552F7A">
      <w:pPr>
        <w:pStyle w:val="4"/>
      </w:pPr>
      <w:r>
        <w:t xml:space="preserve">  </w:t>
      </w:r>
      <w:bookmarkStart w:id="24" w:name="_Toc26565"/>
      <w:r>
        <w:rPr>
          <w:rFonts w:hint="eastAsia"/>
        </w:rPr>
        <w:t>实验一：对n-1，n，n+1气味混合物的排序</w:t>
      </w:r>
      <w:bookmarkEnd w:id="24"/>
    </w:p>
    <w:p w14:paraId="7124B351">
      <w:pPr>
        <w:ind w:firstLine="480"/>
        <w:rPr>
          <w:rFonts w:hint="default" w:cs="Times New Roman"/>
          <w:b w:val="0"/>
          <w:bCs w:val="0"/>
          <w:sz w:val="24"/>
          <w:lang w:val="en-US" w:eastAsia="zh-CN"/>
        </w:rPr>
      </w:pPr>
      <w:r>
        <w:rPr>
          <w:rFonts w:hint="default" w:cs="Times New Roman"/>
          <w:b w:val="0"/>
          <w:bCs w:val="0"/>
          <w:sz w:val="24"/>
          <w:lang w:val="en-US" w:eastAsia="zh-CN"/>
        </w:rPr>
        <w:t>对排序数据进行了Friedman秩和检验</w:t>
      </w:r>
      <w:r>
        <w:rPr>
          <w:rFonts w:hint="eastAsia" w:cs="Times New Roman"/>
          <w:b w:val="0"/>
          <w:bCs w:val="0"/>
          <w:sz w:val="24"/>
          <w:lang w:val="en-US" w:eastAsia="zh-CN"/>
        </w:rPr>
        <w:t>（表2-1）</w:t>
      </w:r>
      <w:r>
        <w:rPr>
          <w:rFonts w:hint="default" w:cs="Times New Roman"/>
          <w:b w:val="0"/>
          <w:bCs w:val="0"/>
          <w:sz w:val="24"/>
          <w:lang w:val="en-US" w:eastAsia="zh-CN"/>
        </w:rPr>
        <w:t>，以评估成分数量较多的混合物是否被认为产生了更复杂的气味。初步结果表明，这种情况在A等级试验中成立，但在B等级或C等级试验中不成立。A等级试验的事后检验显示，三成分和四成分的混合物被认为明显比两成分混合物更复杂（图</w:t>
      </w:r>
      <w:r>
        <w:rPr>
          <w:rFonts w:hint="eastAsia" w:cs="Times New Roman"/>
          <w:b w:val="0"/>
          <w:bCs w:val="0"/>
          <w:sz w:val="24"/>
          <w:lang w:val="en-US" w:eastAsia="zh-CN"/>
        </w:rPr>
        <w:t>2-</w:t>
      </w:r>
      <w:r>
        <w:rPr>
          <w:rFonts w:hint="default" w:cs="Times New Roman"/>
          <w:b w:val="0"/>
          <w:bCs w:val="0"/>
          <w:sz w:val="24"/>
          <w:lang w:val="en-US" w:eastAsia="zh-CN"/>
        </w:rPr>
        <w:t>2和表</w:t>
      </w:r>
      <w:r>
        <w:rPr>
          <w:rFonts w:hint="eastAsia" w:cs="Times New Roman"/>
          <w:b w:val="0"/>
          <w:bCs w:val="0"/>
          <w:sz w:val="24"/>
          <w:lang w:val="en-US" w:eastAsia="zh-CN"/>
        </w:rPr>
        <w:t>2-</w:t>
      </w:r>
      <w:r>
        <w:rPr>
          <w:rFonts w:hint="default" w:cs="Times New Roman"/>
          <w:b w:val="0"/>
          <w:bCs w:val="0"/>
          <w:sz w:val="24"/>
          <w:lang w:val="en-US" w:eastAsia="zh-CN"/>
        </w:rPr>
        <w:t>2）。</w:t>
      </w:r>
    </w:p>
    <w:p w14:paraId="1E23B193">
      <w:pPr>
        <w:ind w:firstLine="480"/>
        <w:rPr>
          <w:rFonts w:hint="default" w:cs="Times New Roman"/>
          <w:b w:val="0"/>
          <w:bCs w:val="0"/>
          <w:sz w:val="24"/>
          <w:lang w:val="en-US" w:eastAsia="zh-CN"/>
        </w:rPr>
      </w:pPr>
    </w:p>
    <w:p w14:paraId="764F767B">
      <w:pPr>
        <w:ind w:firstLine="480"/>
        <w:rPr>
          <w:rFonts w:hint="default" w:cs="Times New Roman"/>
          <w:b w:val="0"/>
          <w:bCs w:val="0"/>
          <w:sz w:val="24"/>
          <w:lang w:val="en-US" w:eastAsia="zh-CN"/>
        </w:rPr>
      </w:pPr>
    </w:p>
    <w:p w14:paraId="0E660D8F">
      <w:pPr>
        <w:ind w:firstLine="480"/>
        <w:rPr>
          <w:rFonts w:hint="default" w:cs="Times New Roman"/>
          <w:b w:val="0"/>
          <w:bCs w:val="0"/>
          <w:sz w:val="24"/>
          <w:lang w:val="en-US" w:eastAsia="zh-CN"/>
        </w:rPr>
      </w:pPr>
    </w:p>
    <w:p w14:paraId="2D59B057">
      <w:pPr>
        <w:ind w:firstLine="480"/>
        <w:rPr>
          <w:rFonts w:hint="default" w:cs="Times New Roman"/>
          <w:b w:val="0"/>
          <w:bCs w:val="0"/>
          <w:sz w:val="24"/>
          <w:lang w:val="en-US" w:eastAsia="zh-CN"/>
        </w:rPr>
      </w:pPr>
    </w:p>
    <w:p w14:paraId="4FE21932">
      <w:pPr>
        <w:ind w:firstLine="480"/>
        <w:rPr>
          <w:rFonts w:hint="default" w:cs="Times New Roman"/>
          <w:b w:val="0"/>
          <w:bCs w:val="0"/>
          <w:sz w:val="24"/>
          <w:lang w:val="en-US" w:eastAsia="zh-CN"/>
        </w:rPr>
      </w:pPr>
    </w:p>
    <w:p w14:paraId="5F75FCBB">
      <w:pPr>
        <w:ind w:firstLine="480"/>
        <w:rPr>
          <w:rFonts w:hint="default" w:cs="Times New Roman"/>
          <w:b w:val="0"/>
          <w:bCs w:val="0"/>
          <w:sz w:val="24"/>
          <w:lang w:val="en-US" w:eastAsia="zh-CN"/>
        </w:rPr>
      </w:pPr>
    </w:p>
    <w:p w14:paraId="2B0098EC">
      <w:pPr>
        <w:ind w:firstLine="480"/>
        <w:rPr>
          <w:rFonts w:hint="default" w:cs="Times New Roman"/>
          <w:b w:val="0"/>
          <w:bCs w:val="0"/>
          <w:sz w:val="24"/>
          <w:lang w:val="en-US" w:eastAsia="zh-CN"/>
        </w:rPr>
      </w:pPr>
    </w:p>
    <w:p w14:paraId="33B5AFE0">
      <w:pPr>
        <w:ind w:firstLine="480"/>
        <w:rPr>
          <w:rFonts w:hint="default" w:cs="Times New Roman"/>
          <w:b w:val="0"/>
          <w:bCs w:val="0"/>
          <w:sz w:val="24"/>
          <w:lang w:val="en-US" w:eastAsia="zh-CN"/>
        </w:rPr>
      </w:pPr>
      <w:r>
        <mc:AlternateContent>
          <mc:Choice Requires="wpg">
            <w:drawing>
              <wp:anchor distT="0" distB="0" distL="114300" distR="114300" simplePos="0" relativeHeight="251662336" behindDoc="0" locked="0" layoutInCell="1" allowOverlap="1">
                <wp:simplePos x="0" y="0"/>
                <wp:positionH relativeFrom="column">
                  <wp:posOffset>323850</wp:posOffset>
                </wp:positionH>
                <wp:positionV relativeFrom="paragraph">
                  <wp:posOffset>0</wp:posOffset>
                </wp:positionV>
                <wp:extent cx="4831715" cy="3592830"/>
                <wp:effectExtent l="0" t="0" r="14605" b="3810"/>
                <wp:wrapTopAndBottom/>
                <wp:docPr id="9" name="组合 89"/>
                <wp:cNvGraphicFramePr/>
                <a:graphic xmlns:a="http://schemas.openxmlformats.org/drawingml/2006/main">
                  <a:graphicData uri="http://schemas.microsoft.com/office/word/2010/wordprocessingGroup">
                    <wpg:wgp>
                      <wpg:cNvGrpSpPr/>
                      <wpg:grpSpPr>
                        <a:xfrm>
                          <a:off x="0" y="0"/>
                          <a:ext cx="4831715" cy="3592830"/>
                          <a:chOff x="35111" y="54296"/>
                          <a:chExt cx="13950" cy="10898"/>
                        </a:xfrm>
                      </wpg:grpSpPr>
                      <pic:pic xmlns:pic="http://schemas.openxmlformats.org/drawingml/2006/picture">
                        <pic:nvPicPr>
                          <pic:cNvPr id="7" name="图片 5" descr="boxplot_A"/>
                          <pic:cNvPicPr>
                            <a:picLocks noChangeAspect="1"/>
                          </pic:cNvPicPr>
                        </pic:nvPicPr>
                        <pic:blipFill>
                          <a:blip r:embed="rId36"/>
                          <a:stretch>
                            <a:fillRect/>
                          </a:stretch>
                        </pic:blipFill>
                        <pic:spPr>
                          <a:xfrm>
                            <a:off x="35231" y="54296"/>
                            <a:ext cx="6885" cy="5165"/>
                          </a:xfrm>
                          <a:prstGeom prst="rect">
                            <a:avLst/>
                          </a:prstGeom>
                        </pic:spPr>
                      </pic:pic>
                      <pic:pic xmlns:pic="http://schemas.openxmlformats.org/drawingml/2006/picture">
                        <pic:nvPicPr>
                          <pic:cNvPr id="8" name="图片 6" descr="boxplot_B"/>
                          <pic:cNvPicPr>
                            <a:picLocks noChangeAspect="1"/>
                          </pic:cNvPicPr>
                        </pic:nvPicPr>
                        <pic:blipFill>
                          <a:blip r:embed="rId37"/>
                          <a:stretch>
                            <a:fillRect/>
                          </a:stretch>
                        </pic:blipFill>
                        <pic:spPr>
                          <a:xfrm>
                            <a:off x="42212" y="54416"/>
                            <a:ext cx="6764" cy="5075"/>
                          </a:xfrm>
                          <a:prstGeom prst="rect">
                            <a:avLst/>
                          </a:prstGeom>
                        </pic:spPr>
                      </pic:pic>
                      <pic:pic xmlns:pic="http://schemas.openxmlformats.org/drawingml/2006/picture">
                        <pic:nvPicPr>
                          <pic:cNvPr id="88" name="图片 7" descr="boxplot_C"/>
                          <pic:cNvPicPr>
                            <a:picLocks noChangeAspect="1"/>
                          </pic:cNvPicPr>
                        </pic:nvPicPr>
                        <pic:blipFill>
                          <a:blip r:embed="rId38"/>
                          <a:stretch>
                            <a:fillRect/>
                          </a:stretch>
                        </pic:blipFill>
                        <pic:spPr>
                          <a:xfrm>
                            <a:off x="35111" y="59936"/>
                            <a:ext cx="7009" cy="5259"/>
                          </a:xfrm>
                          <a:prstGeom prst="rect">
                            <a:avLst/>
                          </a:prstGeom>
                        </pic:spPr>
                      </pic:pic>
                      <pic:pic xmlns:pic="http://schemas.openxmlformats.org/drawingml/2006/picture">
                        <pic:nvPicPr>
                          <pic:cNvPr id="89" name="图片 8" descr="consistency_plot"/>
                          <pic:cNvPicPr>
                            <a:picLocks noChangeAspect="1"/>
                          </pic:cNvPicPr>
                        </pic:nvPicPr>
                        <pic:blipFill>
                          <a:blip r:embed="rId39"/>
                          <a:stretch>
                            <a:fillRect/>
                          </a:stretch>
                        </pic:blipFill>
                        <pic:spPr>
                          <a:xfrm>
                            <a:off x="42071" y="59934"/>
                            <a:ext cx="6990" cy="5243"/>
                          </a:xfrm>
                          <a:prstGeom prst="rect">
                            <a:avLst/>
                          </a:prstGeom>
                        </pic:spPr>
                      </pic:pic>
                    </wpg:wgp>
                  </a:graphicData>
                </a:graphic>
              </wp:anchor>
            </w:drawing>
          </mc:Choice>
          <mc:Fallback>
            <w:pict>
              <v:group id="组合 89" o:spid="_x0000_s1026" o:spt="203" style="position:absolute;left:0pt;margin-left:25.5pt;margin-top:0pt;height:282.9pt;width:380.45pt;mso-wrap-distance-bottom:0pt;mso-wrap-distance-top:0pt;z-index:251662336;mso-width-relative:page;mso-height-relative:page;" coordorigin="35111,54296" coordsize="13950,10898" o:gfxdata="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">
                <o:lock v:ext="edit" aspectratio="f"/>
                <v:shape id="图片 5" o:spid="_x0000_s1026" o:spt="75" alt="boxplot_A" type="#_x0000_t75" style="position:absolute;left:35231;top:54296;height:5165;width:6885;" filled="f" o:preferrelative="t" stroked="f" coordsize="21600,21600" o:gfxdata="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TPmK8AAAA&#10;2gAAAA8AAAAAAAAAAQAgAAAAIgAAAGRycy9kb3ducmV2LnhtbFBLAQIUABQAAAAIAIdO4kAzLwWe&#10;OwAAADkAAAAQAAAAAAAAAAEAIAAAAAsBAABkcnMvc2hhcGV4bWwueG1sUEsFBgAAAAAGAAYAWwEA&#10;ALUDAAAAAA==&#10;">
                  <v:fill on="f" focussize="0,0"/>
                  <v:stroke on="f"/>
                  <v:imagedata r:id="rId36" o:title=""/>
                  <o:lock v:ext="edit" aspectratio="t"/>
                </v:shape>
                <v:shape id="图片 6" o:spid="_x0000_s1026" o:spt="75" alt="boxplot_B" type="#_x0000_t75" style="position:absolute;left:42212;top:54416;height:5075;width:6764;" filled="f" o:preferrelative="t" stroked="f" coordsize="21600,21600" o:gfxdata="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dfCSbUAAADaAAAADwAA&#10;AAAAAAABACAAAAAiAAAAZHJzL2Rvd25yZXYueG1sUEsBAhQAFAAAAAgAh07iQDMvBZ47AAAAOQAA&#10;ABAAAAAAAAAAAQAgAAAABAEAAGRycy9zaGFwZXhtbC54bWxQSwUGAAAAAAYABgBbAQAArgMAAAAA&#10;">
                  <v:fill on="f" focussize="0,0"/>
                  <v:stroke on="f"/>
                  <v:imagedata r:id="rId37" o:title=""/>
                  <o:lock v:ext="edit" aspectratio="t"/>
                </v:shape>
                <v:shape id="图片 7" o:spid="_x0000_s1026" o:spt="75" alt="boxplot_C" type="#_x0000_t75" style="position:absolute;left:35111;top:59936;height:5259;width:7009;" filled="f" o:preferrelative="t" stroked="f" coordsize="21600,21600" o:gfxdata="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GdVG5AAAA2wAA&#10;AA8AAAAAAAAAAQAgAAAAIgAAAGRycy9kb3ducmV2LnhtbFBLAQIUABQAAAAIAIdO4kAzLwWeOwAA&#10;ADkAAAAQAAAAAAAAAAEAIAAAAAgBAABkcnMvc2hhcGV4bWwueG1sUEsFBgAAAAAGAAYAWwEAALID&#10;AAAAAA==&#10;">
                  <v:fill on="f" focussize="0,0"/>
                  <v:stroke on="f"/>
                  <v:imagedata r:id="rId38" o:title=""/>
                  <o:lock v:ext="edit" aspectratio="t"/>
                </v:shape>
                <v:shape id="图片 8" o:spid="_x0000_s1026" o:spt="75" alt="consistency_plot" type="#_x0000_t75" style="position:absolute;left:42071;top:59934;height:5243;width:6990;" filled="f" o:preferrelative="t" stroked="f" coordsize="21600,21600" o:gfxdata="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4gjL4A&#10;AADbAAAADwAAAAAAAAABACAAAAAiAAAAZHJzL2Rvd25yZXYueG1sUEsBAhQAFAAAAAgAh07iQDMv&#10;BZ47AAAAOQAAABAAAAAAAAAAAQAgAAAADQEAAGRycy9zaGFwZXhtbC54bWxQSwUGAAAAAAYABgBb&#10;AQAAtwMAAAAA&#10;">
                  <v:fill on="f" focussize="0,0"/>
                  <v:stroke on="f"/>
                  <v:imagedata r:id="rId39" o:title=""/>
                  <o:lock v:ext="edit" aspectratio="t"/>
                </v:shape>
                <w10:wrap type="topAndBottom"/>
              </v:group>
            </w:pict>
          </mc:Fallback>
        </mc:AlternateContent>
      </w:r>
    </w:p>
    <w:p w14:paraId="112A0DAD">
      <w:pPr>
        <w:pStyle w:val="11"/>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lang w:val="en-US" w:eastAsia="zh-CN"/>
        </w:rPr>
      </w:pPr>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Start w:id="25" w:name="_Toc29559"/>
      <w:r>
        <w:rPr>
          <w:rFonts w:hint="eastAsia"/>
          <w:lang w:val="en-US" w:eastAsia="zh-CN"/>
        </w:rPr>
        <w:t xml:space="preserve"> 各难度水平下的参与者得分分布</w:t>
      </w:r>
      <w:bookmarkEnd w:id="25"/>
    </w:p>
    <w:p w14:paraId="573B4AE9">
      <w:pPr>
        <w:ind w:left="0" w:leftChars="0" w:firstLine="0" w:firstLineChars="0"/>
        <w:jc w:val="center"/>
        <w:rPr>
          <w:rFonts w:hint="eastAsia" w:cs="Times New Roman"/>
          <w:b/>
          <w:sz w:val="21"/>
          <w:szCs w:val="20"/>
        </w:rPr>
      </w:pPr>
      <w:r>
        <w:rPr>
          <w:rFonts w:cs="Times New Roman"/>
          <w:b/>
          <w:sz w:val="21"/>
          <w:szCs w:val="18"/>
        </w:rPr>
        <w:t xml:space="preserve">Figure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2</w:t>
      </w:r>
      <w:r>
        <w:rPr>
          <w:rFonts w:cs="Times New Roman"/>
          <w:b/>
          <w:sz w:val="21"/>
          <w:szCs w:val="18"/>
        </w:rPr>
        <w:t xml:space="preserve">  </w:t>
      </w:r>
      <w:r>
        <w:rPr>
          <w:rFonts w:hint="eastAsia" w:cs="Times New Roman"/>
          <w:b/>
          <w:sz w:val="21"/>
          <w:szCs w:val="20"/>
        </w:rPr>
        <w:t xml:space="preserve">The </w:t>
      </w:r>
      <w:r>
        <w:rPr>
          <w:rFonts w:hint="eastAsia" w:cs="Times New Roman"/>
          <w:b/>
          <w:sz w:val="21"/>
          <w:szCs w:val="20"/>
          <w:lang w:val="en-US" w:eastAsia="zh-CN"/>
        </w:rPr>
        <w:t>s</w:t>
      </w:r>
      <w:r>
        <w:rPr>
          <w:rFonts w:hint="eastAsia" w:cs="Times New Roman"/>
          <w:b/>
          <w:sz w:val="21"/>
          <w:szCs w:val="20"/>
        </w:rPr>
        <w:t>core distribution of participants at each difficulty level</w:t>
      </w:r>
    </w:p>
    <w:p w14:paraId="6DCE9465">
      <w:pPr>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cs="Times New Roman"/>
          <w:sz w:val="24"/>
          <w:lang w:val="en-US" w:eastAsia="zh-CN"/>
        </w:rPr>
      </w:pPr>
    </w:p>
    <w:p w14:paraId="1E94E215">
      <w:pPr>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sz w:val="24"/>
          <w:lang w:val="en-US" w:eastAsia="zh-CN"/>
        </w:rPr>
      </w:pPr>
      <w:r>
        <w:rPr>
          <w:rFonts w:hint="eastAsia" w:cs="Times New Roman"/>
          <w:sz w:val="24"/>
          <w:lang w:val="en-US" w:eastAsia="zh-CN"/>
        </w:rPr>
        <w:t>注：</w:t>
      </w:r>
      <w:r>
        <w:rPr>
          <w:rFonts w:hint="eastAsia" w:ascii="Times New Roman" w:hAnsi="Times New Roman" w:eastAsia="宋体" w:cs="Times New Roman"/>
          <w:sz w:val="24"/>
          <w:lang w:val="en-US" w:eastAsia="zh-CN"/>
        </w:rPr>
        <w:t>（A–C）按成分数量划分的得分分布，分别对应难度等级（A）、难度等级（B）和难度等级（C）。为方便表示，将混合物得分根据参与者从简单到复杂的排序分别赋值为1、2、3。在每个箱线图中，中线表示均值，箱体的底边和顶边分别表示第 25 百分位数和第 75 百分位数。须延伸至 95% 置信区间，点表示单个参与者。（D）参与者之间的排序结果具有高度一致性。</w:t>
      </w:r>
    </w:p>
    <w:p w14:paraId="0FE12796">
      <w:pPr>
        <w:ind w:left="0" w:leftChars="0" w:firstLine="0" w:firstLineChars="0"/>
        <w:jc w:val="both"/>
        <w:rPr>
          <w:rFonts w:hint="eastAsia" w:cs="Times New Roman"/>
          <w:b/>
          <w:sz w:val="21"/>
          <w:szCs w:val="20"/>
        </w:rPr>
      </w:pPr>
    </w:p>
    <w:p w14:paraId="022FA3F6">
      <w:pPr>
        <w:pStyle w:val="11"/>
        <w:ind w:left="0" w:leftChars="0" w:firstLine="0" w:firstLineChars="0"/>
        <w:jc w:val="center"/>
        <w:rPr>
          <w:rFonts w:hint="eastAsia" w:ascii="楷体" w:hAnsi="楷体" w:eastAsia="楷体" w:cs="楷体"/>
          <w:color w:val="000000"/>
          <w:kern w:val="0"/>
          <w:sz w:val="21"/>
          <w:szCs w:val="18"/>
          <w:lang w:val="en-US" w:eastAsia="zh-CN" w:bidi="ar"/>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26" w:name="_Toc20849"/>
      <w:r>
        <w:rPr>
          <w:rFonts w:hint="eastAsia"/>
          <w:lang w:val="en-US" w:eastAsia="zh-CN"/>
        </w:rPr>
        <w:t xml:space="preserve"> 实验一弗里德曼秩检验结果</w:t>
      </w:r>
      <w:bookmarkEnd w:id="26"/>
    </w:p>
    <w:p w14:paraId="70D6E072">
      <w:pPr>
        <w:ind w:left="0" w:leftChars="0" w:firstLine="0" w:firstLineChars="0"/>
        <w:jc w:val="center"/>
        <w:rPr>
          <w:rFonts w:hint="eastAsia" w:eastAsia="宋体"/>
          <w:lang w:val="en-US" w:eastAsia="zh-CN"/>
        </w:rPr>
      </w:pPr>
      <w:r>
        <w:rPr>
          <w:rFonts w:cs="Times New Roman"/>
          <w:b/>
          <w:sz w:val="21"/>
          <w:szCs w:val="18"/>
        </w:rPr>
        <w:t xml:space="preserve">Table </w:t>
      </w:r>
      <w:r>
        <w:rPr>
          <w:rFonts w:hint="eastAsia" w:cs="Times New Roman"/>
          <w:b/>
          <w:sz w:val="21"/>
          <w:szCs w:val="18"/>
          <w:lang w:val="en-US" w:eastAsia="zh-CN"/>
        </w:rPr>
        <w:t>2</w:t>
      </w:r>
      <w:r>
        <w:rPr>
          <w:rFonts w:cs="Times New Roman"/>
          <w:b/>
          <w:sz w:val="21"/>
          <w:szCs w:val="18"/>
        </w:rPr>
        <w:t xml:space="preserve">-1  </w:t>
      </w:r>
      <w:r>
        <w:rPr>
          <w:rFonts w:hint="eastAsia" w:cs="Times New Roman"/>
          <w:b/>
          <w:sz w:val="21"/>
          <w:szCs w:val="18"/>
        </w:rPr>
        <w:t>Friedman Rank Test Results</w:t>
      </w:r>
      <w:r>
        <w:rPr>
          <w:rFonts w:hint="eastAsia" w:cs="Times New Roman"/>
          <w:b/>
          <w:sz w:val="21"/>
          <w:szCs w:val="18"/>
          <w:lang w:val="en-US" w:eastAsia="zh-CN"/>
        </w:rPr>
        <w:t xml:space="preserve"> of </w:t>
      </w:r>
      <w:r>
        <w:rPr>
          <w:rFonts w:hint="eastAsia" w:cs="Times New Roman"/>
          <w:b/>
          <w:sz w:val="21"/>
          <w:szCs w:val="18"/>
        </w:rPr>
        <w:t>Experiment 1</w:t>
      </w:r>
    </w:p>
    <w:tbl>
      <w:tblPr>
        <w:tblStyle w:val="23"/>
        <w:tblW w:w="8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6"/>
        <w:gridCol w:w="3189"/>
        <w:gridCol w:w="1073"/>
        <w:gridCol w:w="2397"/>
      </w:tblGrid>
      <w:tr w14:paraId="5CEF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7083CE32">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Group</w:t>
            </w:r>
          </w:p>
        </w:tc>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27FAD267">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Chi_square</w:t>
            </w:r>
          </w:p>
        </w:tc>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6049BDC9">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df</w:t>
            </w:r>
          </w:p>
        </w:tc>
        <w:tc>
          <w:tcPr>
            <w:tcW w:w="2397" w:type="dxa"/>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1A10DBF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p_value</w:t>
            </w:r>
          </w:p>
        </w:tc>
      </w:tr>
      <w:tr w14:paraId="21FE6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41335D79">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A</w:t>
            </w:r>
          </w:p>
        </w:tc>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68474E5F">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7</w:t>
            </w:r>
          </w:p>
        </w:tc>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2C9CAA11">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2</w:t>
            </w:r>
          </w:p>
        </w:tc>
        <w:tc>
          <w:tcPr>
            <w:tcW w:w="2397" w:type="dxa"/>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0ABACCC4">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0.030*</w:t>
            </w:r>
          </w:p>
        </w:tc>
      </w:tr>
      <w:tr w14:paraId="01D93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63798AF9">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B</w:t>
            </w:r>
          </w:p>
        </w:tc>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0C5D88A2">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2.517</w:t>
            </w:r>
          </w:p>
        </w:tc>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2812D953">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2</w:t>
            </w:r>
          </w:p>
        </w:tc>
        <w:tc>
          <w:tcPr>
            <w:tcW w:w="2397" w:type="dxa"/>
            <w:tcBorders>
              <w:top w:val="nil"/>
              <w:left w:val="nil"/>
              <w:bottom w:val="nil"/>
              <w:right w:val="nil"/>
            </w:tcBorders>
            <w:shd w:val="clear" w:color="auto" w:fill="auto"/>
            <w:noWrap w:val="0"/>
            <w:tcMar>
              <w:top w:w="-1" w:type="dxa"/>
              <w:left w:w="108" w:type="dxa"/>
              <w:bottom w:w="-1" w:type="dxa"/>
              <w:right w:w="108" w:type="dxa"/>
            </w:tcMar>
            <w:vAlign w:val="center"/>
          </w:tcPr>
          <w:p w14:paraId="2D5E2069">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0.284</w:t>
            </w:r>
          </w:p>
        </w:tc>
      </w:tr>
      <w:tr w14:paraId="0EBA5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866"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1EAB89CB">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C</w:t>
            </w:r>
          </w:p>
        </w:tc>
        <w:tc>
          <w:tcPr>
            <w:tcW w:w="3189"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057BCD84">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1.481</w:t>
            </w:r>
          </w:p>
        </w:tc>
        <w:tc>
          <w:tcPr>
            <w:tcW w:w="1073"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06EF544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2</w:t>
            </w:r>
          </w:p>
        </w:tc>
        <w:tc>
          <w:tcPr>
            <w:tcW w:w="2397"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04371C70">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eastAsia" w:ascii="Times New Roman" w:hAnsi="Times New Roman" w:eastAsia="宋体" w:cs="Times New Roman"/>
                <w:color w:val="000000"/>
                <w:kern w:val="0"/>
                <w:sz w:val="21"/>
                <w:szCs w:val="21"/>
                <w:lang w:val="en-US" w:eastAsia="zh-CN" w:bidi="ar-SA"/>
              </w:rPr>
              <w:t>0.477</w:t>
            </w:r>
          </w:p>
        </w:tc>
      </w:tr>
    </w:tbl>
    <w:p w14:paraId="3D5DA789">
      <w:pPr>
        <w:ind w:firstLine="480"/>
        <w:rPr>
          <w:rFonts w:hint="default" w:cs="Times New Roman"/>
          <w:b w:val="0"/>
          <w:bCs w:val="0"/>
          <w:sz w:val="24"/>
          <w:lang w:val="en-US" w:eastAsia="zh-CN"/>
        </w:rPr>
      </w:pPr>
    </w:p>
    <w:p w14:paraId="6FC5F126">
      <w:pPr>
        <w:pStyle w:val="11"/>
        <w:ind w:left="0" w:leftChars="0" w:firstLine="0" w:firstLineChars="0"/>
        <w:jc w:val="center"/>
        <w:rPr>
          <w:rFonts w:hint="default" w:eastAsia="宋体" w:cs="Times New Roman"/>
          <w:b/>
          <w:sz w:val="21"/>
          <w:szCs w:val="18"/>
          <w:lang w:val="en-US" w:eastAsia="zh-C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27" w:name="_Toc8208"/>
      <w:r>
        <w:rPr>
          <w:rFonts w:hint="eastAsia"/>
          <w:lang w:val="en-US" w:eastAsia="zh-CN"/>
        </w:rPr>
        <w:t xml:space="preserve"> 实验一事后检验结果</w:t>
      </w:r>
      <w:bookmarkEnd w:id="27"/>
    </w:p>
    <w:p w14:paraId="2B2DDA9B">
      <w:pPr>
        <w:ind w:left="0" w:leftChars="0" w:firstLine="0" w:firstLineChars="0"/>
        <w:jc w:val="center"/>
        <w:rPr>
          <w:rFonts w:hint="default" w:cs="Times New Roman"/>
          <w:b w:val="0"/>
          <w:bCs w:val="0"/>
          <w:sz w:val="24"/>
          <w:lang w:val="en-US" w:eastAsia="zh-CN"/>
        </w:rPr>
      </w:pPr>
      <w:r>
        <w:rPr>
          <w:rFonts w:cs="Times New Roman"/>
          <w:b/>
          <w:sz w:val="21"/>
          <w:szCs w:val="18"/>
        </w:rPr>
        <w:t xml:space="preserve">Table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2</w:t>
      </w:r>
      <w:r>
        <w:rPr>
          <w:rFonts w:cs="Times New Roman"/>
          <w:b/>
          <w:sz w:val="21"/>
          <w:szCs w:val="18"/>
        </w:rPr>
        <w:t xml:space="preserve">  </w:t>
      </w:r>
      <w:r>
        <w:rPr>
          <w:rFonts w:hint="eastAsia" w:cs="Times New Roman"/>
          <w:b/>
          <w:sz w:val="21"/>
          <w:szCs w:val="18"/>
        </w:rPr>
        <w:t>Post-test results</w:t>
      </w:r>
      <w:r>
        <w:rPr>
          <w:rFonts w:hint="eastAsia" w:cs="Times New Roman"/>
          <w:b/>
          <w:sz w:val="21"/>
          <w:szCs w:val="18"/>
          <w:lang w:val="en-US" w:eastAsia="zh-CN"/>
        </w:rPr>
        <w:t xml:space="preserve"> of </w:t>
      </w:r>
      <w:r>
        <w:rPr>
          <w:rFonts w:hint="eastAsia" w:cs="Times New Roman"/>
          <w:b/>
          <w:sz w:val="21"/>
          <w:szCs w:val="18"/>
        </w:rPr>
        <w:t>Experiment 1</w:t>
      </w:r>
    </w:p>
    <w:tbl>
      <w:tblPr>
        <w:tblStyle w:val="23"/>
        <w:tblW w:w="8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32"/>
        <w:gridCol w:w="2666"/>
        <w:gridCol w:w="1844"/>
        <w:gridCol w:w="2383"/>
      </w:tblGrid>
      <w:tr w14:paraId="533A2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1" w:hRule="atLeast"/>
          <w:tblHeader/>
          <w:jc w:val="center"/>
        </w:trPr>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6EED4A7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Group</w:t>
            </w:r>
          </w:p>
        </w:tc>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392B387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Comparison</w:t>
            </w:r>
          </w:p>
        </w:tc>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7BBA5BC7">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p_value</w:t>
            </w:r>
          </w:p>
        </w:tc>
        <w:tc>
          <w:tcPr>
            <w:tcW w:w="2383" w:type="dxa"/>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7B498023">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Significant</w:t>
            </w:r>
          </w:p>
        </w:tc>
      </w:tr>
      <w:tr w14:paraId="72BF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61" w:hRule="atLeast"/>
          <w:jc w:val="center"/>
        </w:trPr>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4F692A1E">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w:t>
            </w:r>
          </w:p>
        </w:tc>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0CA87BE3">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A_3 vs A_2</w:t>
            </w:r>
          </w:p>
        </w:tc>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206BCAB2">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0.047</w:t>
            </w:r>
          </w:p>
        </w:tc>
        <w:tc>
          <w:tcPr>
            <w:tcW w:w="2383" w:type="dxa"/>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07C989EA">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w:t>
            </w:r>
          </w:p>
        </w:tc>
      </w:tr>
      <w:tr w14:paraId="7898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1" w:hRule="atLeast"/>
          <w:jc w:val="center"/>
        </w:trPr>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2540390A">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w:t>
            </w:r>
          </w:p>
        </w:tc>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59AF525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A_4 vs A_2</w:t>
            </w:r>
          </w:p>
        </w:tc>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48F0DAD5">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0.009</w:t>
            </w:r>
          </w:p>
        </w:tc>
        <w:tc>
          <w:tcPr>
            <w:tcW w:w="2383" w:type="dxa"/>
            <w:tcBorders>
              <w:top w:val="nil"/>
              <w:left w:val="nil"/>
              <w:bottom w:val="nil"/>
              <w:right w:val="nil"/>
            </w:tcBorders>
            <w:shd w:val="clear" w:color="auto" w:fill="auto"/>
            <w:noWrap w:val="0"/>
            <w:tcMar>
              <w:top w:w="-1" w:type="dxa"/>
              <w:left w:w="108" w:type="dxa"/>
              <w:bottom w:w="-1" w:type="dxa"/>
              <w:right w:w="108" w:type="dxa"/>
            </w:tcMar>
            <w:vAlign w:val="center"/>
          </w:tcPr>
          <w:p w14:paraId="4267C00F">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w:t>
            </w:r>
          </w:p>
        </w:tc>
      </w:tr>
      <w:tr w14:paraId="060F9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632"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7D45712C">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w:t>
            </w:r>
          </w:p>
        </w:tc>
        <w:tc>
          <w:tcPr>
            <w:tcW w:w="2666"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315C4211">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A_4 vs A_3</w:t>
            </w:r>
          </w:p>
        </w:tc>
        <w:tc>
          <w:tcPr>
            <w:tcW w:w="1844"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32BDB1CD">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1</w:t>
            </w:r>
          </w:p>
        </w:tc>
        <w:tc>
          <w:tcPr>
            <w:tcW w:w="2383"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733E6083">
            <w:pPr>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right"/>
              <w:textAlignment w:val="auto"/>
              <w:rPr>
                <w:rFonts w:hint="eastAsia" w:ascii="Times New Roman" w:hAnsi="Times New Roman" w:eastAsia="宋体" w:cs="Times New Roman"/>
                <w:color w:val="000000"/>
                <w:kern w:val="0"/>
                <w:sz w:val="21"/>
                <w:szCs w:val="21"/>
                <w:lang w:val="en-US" w:eastAsia="zh-CN" w:bidi="ar-SA"/>
              </w:rPr>
            </w:pPr>
          </w:p>
        </w:tc>
      </w:tr>
    </w:tbl>
    <w:p w14:paraId="54F9FEAF">
      <w:pPr>
        <w:ind w:left="0" w:leftChars="0" w:firstLine="0" w:firstLineChars="0"/>
        <w:rPr>
          <w:rFonts w:hint="eastAsia" w:cs="Times New Roman"/>
          <w:b w:val="0"/>
          <w:bCs w:val="0"/>
          <w:sz w:val="24"/>
          <w:lang w:val="en-US" w:eastAsia="zh-CN"/>
        </w:rPr>
      </w:pPr>
      <w:r>
        <w:rPr>
          <w:rFonts w:hint="eastAsia" w:cs="Times New Roman"/>
          <w:b w:val="0"/>
          <w:bCs w:val="0"/>
          <w:sz w:val="24"/>
          <w:lang w:val="en-US" w:eastAsia="zh-CN"/>
        </w:rPr>
        <w:t>注：*标识代表p &lt; 0.05, **标识代表 p &lt; 0.01</w:t>
      </w:r>
    </w:p>
    <w:p w14:paraId="73777747">
      <w:pPr>
        <w:pStyle w:val="4"/>
      </w:pPr>
      <w:r>
        <w:t xml:space="preserve">  </w:t>
      </w:r>
      <w:bookmarkStart w:id="28" w:name="_Toc1280"/>
      <w:r>
        <w:rPr>
          <w:rFonts w:hint="eastAsia" w:ascii="Times New Roman" w:hAnsi="Times New Roman" w:eastAsia="黑体" w:cs="Times New Roman"/>
          <w:bCs w:val="0"/>
          <w:kern w:val="2"/>
          <w:sz w:val="24"/>
          <w:szCs w:val="24"/>
          <w:lang w:val="en-US" w:eastAsia="zh-CN" w:bidi="ar-SA"/>
        </w:rPr>
        <w:t>实验二：对n-2，n，n+2气味混合物的排序</w:t>
      </w:r>
      <w:bookmarkEnd w:id="28"/>
    </w:p>
    <w:p w14:paraId="0BE82642">
      <w:pPr>
        <w:ind w:left="0" w:leftChars="0"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实验的初步结果表明，成分越多的混合物产生的气味更加复杂。事后检验发现，6成分和4成分的气味混合物被认为比2成分的气味混合物显著地更复杂（图</w:t>
      </w:r>
      <w:r>
        <w:rPr>
          <w:rFonts w:hint="eastAsia" w:cs="Times New Roman"/>
          <w:sz w:val="24"/>
          <w:lang w:val="en-US" w:eastAsia="zh-CN"/>
        </w:rPr>
        <w:t>2-3</w:t>
      </w:r>
      <w:r>
        <w:rPr>
          <w:rFonts w:hint="eastAsia" w:ascii="Times New Roman" w:hAnsi="Times New Roman" w:eastAsia="宋体" w:cs="Times New Roman"/>
          <w:sz w:val="24"/>
        </w:rPr>
        <w:t xml:space="preserve"> 和表</w:t>
      </w:r>
      <w:r>
        <w:rPr>
          <w:rFonts w:hint="eastAsia" w:cs="Times New Roman"/>
          <w:sz w:val="24"/>
          <w:lang w:val="en-US" w:eastAsia="zh-CN"/>
        </w:rPr>
        <w:t>2-3、2-4</w:t>
      </w:r>
      <w:r>
        <w:rPr>
          <w:rFonts w:hint="eastAsia" w:ascii="Times New Roman" w:hAnsi="Times New Roman" w:eastAsia="宋体" w:cs="Times New Roman"/>
          <w:sz w:val="24"/>
        </w:rPr>
        <w:t>），但是并未发现6成分气味混合物比4成分气味混合物的评分更加复杂。这与先前实验中4成分气味混合物被认为比2成分气味混合物更复杂的结果相符。</w:t>
      </w:r>
    </w:p>
    <w:p w14:paraId="28AD4735">
      <w:pPr>
        <w:pStyle w:val="11"/>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lang w:val="en-US" w:eastAsia="zh-CN"/>
        </w:rPr>
      </w:pPr>
      <w:r>
        <w:rPr>
          <w:rFonts w:hint="eastAsia" w:ascii="宋体" w:hAnsi="宋体" w:cs="宋体"/>
          <w:color w:val="000000"/>
          <w:kern w:val="0"/>
          <w:szCs w:val="21"/>
          <w:lang w:bidi="ar"/>
        </w:rPr>
        <w:drawing>
          <wp:anchor distT="0" distB="0" distL="114300" distR="114300" simplePos="0" relativeHeight="251663360" behindDoc="0" locked="0" layoutInCell="1" allowOverlap="1">
            <wp:simplePos x="0" y="0"/>
            <wp:positionH relativeFrom="column">
              <wp:posOffset>1141730</wp:posOffset>
            </wp:positionH>
            <wp:positionV relativeFrom="paragraph">
              <wp:posOffset>40640</wp:posOffset>
            </wp:positionV>
            <wp:extent cx="2902585" cy="2176145"/>
            <wp:effectExtent l="0" t="0" r="8255" b="3175"/>
            <wp:wrapTopAndBottom/>
            <wp:docPr id="10" name="图片 10" descr="Ex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xp2"/>
                    <pic:cNvPicPr>
                      <a:picLocks noChangeAspect="1"/>
                    </pic:cNvPicPr>
                  </pic:nvPicPr>
                  <pic:blipFill>
                    <a:blip r:embed="rId40"/>
                    <a:stretch>
                      <a:fillRect/>
                    </a:stretch>
                  </pic:blipFill>
                  <pic:spPr>
                    <a:xfrm>
                      <a:off x="0" y="0"/>
                      <a:ext cx="2902585" cy="2176145"/>
                    </a:xfrm>
                    <a:prstGeom prst="rect">
                      <a:avLst/>
                    </a:prstGeom>
                  </pic:spPr>
                </pic:pic>
              </a:graphicData>
            </a:graphic>
          </wp:anchor>
        </w:drawing>
      </w:r>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Start w:id="29" w:name="_Toc27101"/>
      <w:r>
        <w:rPr>
          <w:rFonts w:hint="eastAsia"/>
          <w:lang w:val="en-US" w:eastAsia="zh-CN"/>
        </w:rPr>
        <w:t xml:space="preserve"> 实验二的参与者得分分布 </w:t>
      </w:r>
      <w:bookmarkEnd w:id="29"/>
    </w:p>
    <w:p w14:paraId="2309E599">
      <w:pPr>
        <w:ind w:left="0" w:leftChars="0" w:firstLine="0" w:firstLineChars="0"/>
        <w:jc w:val="center"/>
        <w:rPr>
          <w:rFonts w:hint="default" w:eastAsia="宋体" w:cs="Times New Roman"/>
          <w:b/>
          <w:sz w:val="21"/>
          <w:szCs w:val="20"/>
          <w:lang w:val="en-US" w:eastAsia="zh-CN"/>
        </w:rPr>
      </w:pPr>
      <w:r>
        <w:rPr>
          <w:rFonts w:cs="Times New Roman"/>
          <w:b/>
          <w:sz w:val="21"/>
          <w:szCs w:val="18"/>
        </w:rPr>
        <w:t xml:space="preserve">Figure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3</w:t>
      </w:r>
      <w:r>
        <w:rPr>
          <w:rFonts w:cs="Times New Roman"/>
          <w:b/>
          <w:sz w:val="21"/>
          <w:szCs w:val="18"/>
        </w:rPr>
        <w:t xml:space="preserve">  </w:t>
      </w:r>
      <w:r>
        <w:rPr>
          <w:rFonts w:hint="eastAsia" w:cs="Times New Roman"/>
          <w:b/>
          <w:sz w:val="21"/>
          <w:szCs w:val="20"/>
        </w:rPr>
        <w:t xml:space="preserve">The </w:t>
      </w:r>
      <w:r>
        <w:rPr>
          <w:rFonts w:hint="eastAsia" w:cs="Times New Roman"/>
          <w:b/>
          <w:sz w:val="21"/>
          <w:szCs w:val="20"/>
          <w:lang w:val="en-US" w:eastAsia="zh-CN"/>
        </w:rPr>
        <w:t>s</w:t>
      </w:r>
      <w:r>
        <w:rPr>
          <w:rFonts w:hint="eastAsia" w:cs="Times New Roman"/>
          <w:b/>
          <w:sz w:val="21"/>
          <w:szCs w:val="20"/>
        </w:rPr>
        <w:t xml:space="preserve">core distribution of participants </w:t>
      </w:r>
      <w:r>
        <w:rPr>
          <w:rFonts w:hint="eastAsia" w:cs="Times New Roman"/>
          <w:b/>
          <w:sz w:val="21"/>
          <w:szCs w:val="20"/>
          <w:lang w:val="en-US" w:eastAsia="zh-CN"/>
        </w:rPr>
        <w:t>of Experiment 2</w:t>
      </w:r>
    </w:p>
    <w:p w14:paraId="343AAA0E">
      <w:pPr>
        <w:pageBreakBefore w:val="0"/>
        <w:kinsoku/>
        <w:wordWrap/>
        <w:overflowPunct/>
        <w:topLinePunct w:val="0"/>
        <w:autoSpaceDE/>
        <w:autoSpaceDN/>
        <w:bidi w:val="0"/>
        <w:adjustRightInd/>
        <w:snapToGrid/>
        <w:spacing w:line="300" w:lineRule="auto"/>
        <w:ind w:left="0" w:leftChars="0" w:firstLine="0" w:firstLineChars="0"/>
        <w:textAlignment w:val="auto"/>
        <w:rPr>
          <w:rFonts w:ascii="楷体" w:hAnsi="楷体" w:eastAsia="楷体" w:cs="楷体"/>
          <w:color w:val="000000"/>
          <w:kern w:val="0"/>
          <w:szCs w:val="21"/>
          <w:lang w:bidi="ar"/>
        </w:rPr>
      </w:pPr>
      <w:r>
        <w:rPr>
          <w:rFonts w:hint="eastAsia" w:cs="Times New Roman"/>
          <w:sz w:val="24"/>
          <w:lang w:val="en-US" w:eastAsia="zh-CN"/>
        </w:rPr>
        <w:t>注：</w:t>
      </w:r>
      <w:r>
        <w:rPr>
          <w:rFonts w:hint="eastAsia" w:ascii="Times New Roman" w:hAnsi="Times New Roman" w:eastAsia="宋体" w:cs="Times New Roman"/>
          <w:sz w:val="24"/>
        </w:rPr>
        <w:t>在每个方框和须线图中，中心线代表平均值，方框的底部和顶部边缘分别代表第 25 个和第 75 个百分位数。</w:t>
      </w:r>
    </w:p>
    <w:p w14:paraId="704C203A">
      <w:pPr>
        <w:pStyle w:val="11"/>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eastAsia"/>
          <w:lang w:val="en-US" w:eastAsia="zh-C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30" w:name="_Toc29737"/>
      <w:r>
        <w:rPr>
          <w:rFonts w:hint="eastAsia"/>
          <w:lang w:val="en-US" w:eastAsia="zh-CN"/>
        </w:rPr>
        <w:t xml:space="preserve"> 实验二的弗里德曼秩检验结果</w:t>
      </w:r>
      <w:bookmarkEnd w:id="30"/>
    </w:p>
    <w:p w14:paraId="1171499E">
      <w:pPr>
        <w:ind w:left="0" w:leftChars="0" w:firstLine="0" w:firstLineChars="0"/>
        <w:jc w:val="center"/>
        <w:rPr>
          <w:rFonts w:hint="eastAsia" w:eastAsia="宋体"/>
          <w:lang w:val="en-US" w:eastAsia="zh-CN"/>
        </w:rPr>
      </w:pPr>
      <w:r>
        <w:rPr>
          <w:rFonts w:cs="Times New Roman"/>
          <w:b/>
          <w:sz w:val="21"/>
          <w:szCs w:val="18"/>
        </w:rPr>
        <w:t xml:space="preserve">Table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3</w:t>
      </w:r>
      <w:r>
        <w:rPr>
          <w:rFonts w:cs="Times New Roman"/>
          <w:b/>
          <w:sz w:val="21"/>
          <w:szCs w:val="18"/>
        </w:rPr>
        <w:t xml:space="preserve">  </w:t>
      </w:r>
      <w:r>
        <w:rPr>
          <w:rFonts w:hint="eastAsia" w:cs="Times New Roman"/>
          <w:b/>
          <w:sz w:val="21"/>
          <w:szCs w:val="18"/>
        </w:rPr>
        <w:t>Friedman Rank Test Results</w:t>
      </w:r>
      <w:r>
        <w:rPr>
          <w:rFonts w:hint="eastAsia" w:cs="Times New Roman"/>
          <w:b/>
          <w:sz w:val="21"/>
          <w:szCs w:val="18"/>
          <w:lang w:val="en-US" w:eastAsia="zh-CN"/>
        </w:rPr>
        <w:t xml:space="preserve"> of </w:t>
      </w:r>
      <w:r>
        <w:rPr>
          <w:rFonts w:hint="eastAsia" w:cs="Times New Roman"/>
          <w:b/>
          <w:sz w:val="21"/>
          <w:szCs w:val="18"/>
        </w:rPr>
        <w:t xml:space="preserve">Experiment </w:t>
      </w:r>
      <w:r>
        <w:rPr>
          <w:rFonts w:hint="eastAsia" w:cs="Times New Roman"/>
          <w:b/>
          <w:sz w:val="21"/>
          <w:szCs w:val="18"/>
          <w:lang w:val="en-US" w:eastAsia="zh-CN"/>
        </w:rPr>
        <w:t>2</w:t>
      </w:r>
    </w:p>
    <w:tbl>
      <w:tblPr>
        <w:tblStyle w:val="23"/>
        <w:tblW w:w="8525" w:type="dxa"/>
        <w:jc w:val="center"/>
        <w:tblLayout w:type="autofit"/>
        <w:tblCellMar>
          <w:top w:w="0" w:type="dxa"/>
          <w:left w:w="0" w:type="dxa"/>
          <w:bottom w:w="0" w:type="dxa"/>
          <w:right w:w="0" w:type="dxa"/>
        </w:tblCellMar>
      </w:tblPr>
      <w:tblGrid>
        <w:gridCol w:w="3600"/>
        <w:gridCol w:w="1199"/>
        <w:gridCol w:w="3726"/>
      </w:tblGrid>
      <w:tr w14:paraId="2A758658">
        <w:tblPrEx>
          <w:tblCellMar>
            <w:top w:w="0" w:type="dxa"/>
            <w:left w:w="0" w:type="dxa"/>
            <w:bottom w:w="0" w:type="dxa"/>
            <w:right w:w="0" w:type="dxa"/>
          </w:tblCellMar>
        </w:tblPrEx>
        <w:trPr>
          <w:trHeight w:val="0" w:hRule="atLeast"/>
          <w:tblHeader/>
          <w:jc w:val="center"/>
        </w:trPr>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0510BC72">
            <w:pPr>
              <w:pStyle w:val="21"/>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b/>
                <w:sz w:val="21"/>
                <w:szCs w:val="21"/>
              </w:rPr>
            </w:pPr>
            <w:r>
              <w:rPr>
                <w:rFonts w:ascii="Times New Roman" w:hAnsi="Times New Roman" w:cs="Times New Roman"/>
                <w:b/>
                <w:color w:val="000000"/>
                <w:sz w:val="21"/>
                <w:szCs w:val="21"/>
              </w:rPr>
              <w:t>Chi_square</w:t>
            </w:r>
          </w:p>
        </w:tc>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7F781B3E">
            <w:pPr>
              <w:pStyle w:val="21"/>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b/>
                <w:sz w:val="21"/>
                <w:szCs w:val="21"/>
              </w:rPr>
            </w:pPr>
            <w:r>
              <w:rPr>
                <w:rFonts w:ascii="Times New Roman" w:hAnsi="Times New Roman" w:cs="Times New Roman"/>
                <w:b/>
                <w:color w:val="000000"/>
                <w:sz w:val="21"/>
                <w:szCs w:val="21"/>
              </w:rPr>
              <w:t>df</w:t>
            </w:r>
          </w:p>
        </w:tc>
        <w:tc>
          <w:tcPr>
            <w:tcW w:w="3726" w:type="dxa"/>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581663EA">
            <w:pPr>
              <w:pStyle w:val="21"/>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b/>
                <w:sz w:val="21"/>
                <w:szCs w:val="21"/>
              </w:rPr>
            </w:pPr>
            <w:r>
              <w:rPr>
                <w:rFonts w:ascii="Times New Roman" w:hAnsi="Times New Roman" w:cs="Times New Roman"/>
                <w:b/>
                <w:color w:val="000000"/>
                <w:sz w:val="21"/>
                <w:szCs w:val="21"/>
              </w:rPr>
              <w:t>p_value</w:t>
            </w:r>
          </w:p>
        </w:tc>
      </w:tr>
      <w:tr w14:paraId="1EB87FCB">
        <w:tblPrEx>
          <w:tblCellMar>
            <w:top w:w="0" w:type="dxa"/>
            <w:left w:w="0" w:type="dxa"/>
            <w:bottom w:w="0" w:type="dxa"/>
            <w:right w:w="0" w:type="dxa"/>
          </w:tblCellMar>
        </w:tblPrEx>
        <w:trPr>
          <w:trHeight w:val="0" w:hRule="atLeast"/>
          <w:jc w:val="center"/>
        </w:trPr>
        <w:tc>
          <w:tcPr>
            <w:tcW w:w="3600" w:type="dxa"/>
            <w:tcBorders>
              <w:top w:val="single" w:color="000008" w:sz="4" w:space="0"/>
              <w:left w:val="nil"/>
              <w:bottom w:val="single" w:color="000008" w:sz="12" w:space="0"/>
              <w:right w:val="nil"/>
            </w:tcBorders>
            <w:shd w:val="clear" w:color="auto" w:fill="auto"/>
            <w:noWrap w:val="0"/>
            <w:tcMar>
              <w:top w:w="-1" w:type="dxa"/>
              <w:left w:w="108" w:type="dxa"/>
              <w:bottom w:w="-1" w:type="dxa"/>
              <w:right w:w="108" w:type="dxa"/>
            </w:tcMar>
            <w:vAlign w:val="center"/>
          </w:tcPr>
          <w:p w14:paraId="5806A513">
            <w:pPr>
              <w:pStyle w:val="21"/>
              <w:keepNext w:val="0"/>
              <w:keepLines w:val="0"/>
              <w:pageBreakBefore w:val="0"/>
              <w:widowControl w:val="0"/>
              <w:tabs>
                <w:tab w:val="left" w:pos="375"/>
              </w:tabs>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21.56</w:t>
            </w:r>
          </w:p>
        </w:tc>
        <w:tc>
          <w:tcPr>
            <w:tcW w:w="1199" w:type="dxa"/>
            <w:tcBorders>
              <w:top w:val="single" w:color="000008" w:sz="4" w:space="0"/>
              <w:left w:val="nil"/>
              <w:bottom w:val="single" w:color="000008" w:sz="12" w:space="0"/>
              <w:right w:val="nil"/>
            </w:tcBorders>
            <w:shd w:val="clear" w:color="auto" w:fill="auto"/>
            <w:noWrap w:val="0"/>
            <w:tcMar>
              <w:top w:w="-1" w:type="dxa"/>
              <w:left w:w="108" w:type="dxa"/>
              <w:bottom w:w="-1" w:type="dxa"/>
              <w:right w:w="108" w:type="dxa"/>
            </w:tcMar>
            <w:vAlign w:val="center"/>
          </w:tcPr>
          <w:p w14:paraId="59B4BA5C">
            <w:pPr>
              <w:pStyle w:val="21"/>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rFonts w:ascii="Times New Roman" w:eastAsia="宋体"/>
                <w:sz w:val="21"/>
                <w:szCs w:val="21"/>
              </w:rPr>
            </w:pPr>
            <w:r>
              <w:rPr>
                <w:rFonts w:ascii="Times New Roman" w:hAnsi="Times New Roman" w:eastAsia="宋体" w:cs="Times New Roman"/>
                <w:color w:val="000000"/>
                <w:sz w:val="21"/>
                <w:szCs w:val="21"/>
              </w:rPr>
              <w:t>2</w:t>
            </w:r>
          </w:p>
        </w:tc>
        <w:tc>
          <w:tcPr>
            <w:tcW w:w="3726" w:type="dxa"/>
            <w:tcBorders>
              <w:top w:val="single" w:color="000008" w:sz="4" w:space="0"/>
              <w:left w:val="nil"/>
              <w:bottom w:val="single" w:color="000008" w:sz="12" w:space="0"/>
              <w:right w:val="nil"/>
            </w:tcBorders>
            <w:shd w:val="clear" w:color="auto" w:fill="auto"/>
            <w:noWrap w:val="0"/>
            <w:tcMar>
              <w:top w:w="-1" w:type="dxa"/>
              <w:left w:w="108" w:type="dxa"/>
              <w:bottom w:w="-1" w:type="dxa"/>
              <w:right w:w="108" w:type="dxa"/>
            </w:tcMar>
            <w:vAlign w:val="center"/>
          </w:tcPr>
          <w:p w14:paraId="53A57F5A">
            <w:pPr>
              <w:pStyle w:val="21"/>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w:t>
            </w:r>
            <w:r>
              <w:rPr>
                <w:rFonts w:ascii="Times New Roman" w:hAnsi="Times New Roman" w:eastAsia="宋体" w:cs="Times New Roman"/>
                <w:color w:val="000000"/>
                <w:sz w:val="21"/>
                <w:szCs w:val="21"/>
              </w:rPr>
              <w:t>0.0</w:t>
            </w:r>
            <w:r>
              <w:rPr>
                <w:rFonts w:hint="eastAsia" w:ascii="Times New Roman" w:hAnsi="Times New Roman" w:eastAsia="宋体" w:cs="Times New Roman"/>
                <w:color w:val="000000"/>
                <w:sz w:val="21"/>
                <w:szCs w:val="21"/>
              </w:rPr>
              <w:t>01</w:t>
            </w:r>
            <w:r>
              <w:rPr>
                <w:rFonts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w:t>
            </w:r>
          </w:p>
        </w:tc>
      </w:tr>
    </w:tbl>
    <w:p w14:paraId="1CF394B5">
      <w:pPr>
        <w:rPr>
          <w:rFonts w:hint="default"/>
          <w:lang w:val="en-US" w:eastAsia="zh-CN"/>
        </w:rPr>
      </w:pPr>
    </w:p>
    <w:p w14:paraId="70B5C80A">
      <w:pPr>
        <w:pStyle w:val="11"/>
        <w:jc w:val="center"/>
        <w:rPr>
          <w:rFonts w:hint="eastAsia"/>
          <w:lang w:val="en-US" w:eastAsia="zh-C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31" w:name="_Toc2005"/>
      <w:r>
        <w:rPr>
          <w:rFonts w:hint="eastAsia"/>
          <w:lang w:val="en-US" w:eastAsia="zh-CN"/>
        </w:rPr>
        <w:t xml:space="preserve"> 实验二的事后检验结果</w:t>
      </w:r>
      <w:bookmarkEnd w:id="31"/>
    </w:p>
    <w:p w14:paraId="32D3045B">
      <w:pPr>
        <w:ind w:left="0" w:leftChars="0" w:firstLine="0" w:firstLineChars="0"/>
        <w:jc w:val="center"/>
        <w:rPr>
          <w:rFonts w:hint="eastAsia" w:cs="Times New Roman"/>
          <w:b/>
          <w:sz w:val="21"/>
          <w:szCs w:val="18"/>
          <w:lang w:val="en-US" w:eastAsia="zh-CN"/>
        </w:rPr>
      </w:pPr>
      <w:r>
        <w:rPr>
          <w:rFonts w:cs="Times New Roman"/>
          <w:b/>
          <w:sz w:val="21"/>
          <w:szCs w:val="18"/>
        </w:rPr>
        <w:t xml:space="preserve">Table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4</w:t>
      </w:r>
      <w:r>
        <w:rPr>
          <w:rFonts w:cs="Times New Roman"/>
          <w:b/>
          <w:sz w:val="21"/>
          <w:szCs w:val="18"/>
        </w:rPr>
        <w:t xml:space="preserve">  </w:t>
      </w:r>
      <w:r>
        <w:rPr>
          <w:rFonts w:hint="eastAsia" w:cs="Times New Roman"/>
          <w:b/>
          <w:sz w:val="21"/>
          <w:szCs w:val="18"/>
        </w:rPr>
        <w:t>Post-test results</w:t>
      </w:r>
      <w:r>
        <w:rPr>
          <w:rFonts w:hint="eastAsia" w:cs="Times New Roman"/>
          <w:b/>
          <w:sz w:val="21"/>
          <w:szCs w:val="18"/>
          <w:lang w:val="en-US" w:eastAsia="zh-CN"/>
        </w:rPr>
        <w:t xml:space="preserve"> of </w:t>
      </w:r>
      <w:r>
        <w:rPr>
          <w:rFonts w:hint="eastAsia" w:cs="Times New Roman"/>
          <w:b/>
          <w:sz w:val="21"/>
          <w:szCs w:val="18"/>
        </w:rPr>
        <w:t xml:space="preserve">Experiment </w:t>
      </w:r>
      <w:r>
        <w:rPr>
          <w:rFonts w:hint="eastAsia" w:cs="Times New Roman"/>
          <w:b/>
          <w:sz w:val="21"/>
          <w:szCs w:val="18"/>
          <w:lang w:val="en-US" w:eastAsia="zh-CN"/>
        </w:rPr>
        <w:t>2</w:t>
      </w:r>
    </w:p>
    <w:tbl>
      <w:tblPr>
        <w:tblStyle w:val="23"/>
        <w:tblW w:w="8525" w:type="dxa"/>
        <w:jc w:val="center"/>
        <w:tblLayout w:type="autofit"/>
        <w:tblCellMar>
          <w:top w:w="0" w:type="dxa"/>
          <w:left w:w="0" w:type="dxa"/>
          <w:bottom w:w="0" w:type="dxa"/>
          <w:right w:w="0" w:type="dxa"/>
        </w:tblCellMar>
      </w:tblPr>
      <w:tblGrid>
        <w:gridCol w:w="4592"/>
        <w:gridCol w:w="3933"/>
      </w:tblGrid>
      <w:tr w14:paraId="161F8589">
        <w:tblPrEx>
          <w:tblCellMar>
            <w:top w:w="0" w:type="dxa"/>
            <w:left w:w="0" w:type="dxa"/>
            <w:bottom w:w="0" w:type="dxa"/>
            <w:right w:w="0" w:type="dxa"/>
          </w:tblCellMar>
        </w:tblPrEx>
        <w:trPr>
          <w:trHeight w:val="0" w:hRule="atLeast"/>
          <w:tblHeader/>
          <w:jc w:val="center"/>
        </w:trPr>
        <w:tc>
          <w:tcPr>
            <w:tcW w:w="0" w:type="auto"/>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48E0BBA7">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b/>
                <w:sz w:val="21"/>
                <w:szCs w:val="21"/>
              </w:rPr>
            </w:pPr>
            <w:r>
              <w:rPr>
                <w:rFonts w:hint="eastAsia" w:ascii="Times New Roman" w:hAnsi="Times New Roman" w:eastAsia="宋体" w:cs="Times New Roman"/>
                <w:b/>
                <w:color w:val="000000"/>
                <w:sz w:val="21"/>
                <w:szCs w:val="21"/>
              </w:rPr>
              <w:t>Post-hoc</w:t>
            </w:r>
          </w:p>
        </w:tc>
        <w:tc>
          <w:tcPr>
            <w:tcW w:w="3933" w:type="dxa"/>
            <w:tcBorders>
              <w:top w:val="single" w:color="000008" w:sz="12" w:space="0"/>
              <w:left w:val="nil"/>
              <w:bottom w:val="nil"/>
              <w:right w:val="nil"/>
            </w:tcBorders>
            <w:shd w:val="clear" w:color="auto" w:fill="auto"/>
            <w:noWrap w:val="0"/>
            <w:tcMar>
              <w:top w:w="-1" w:type="dxa"/>
              <w:left w:w="108" w:type="dxa"/>
              <w:bottom w:w="-1" w:type="dxa"/>
              <w:right w:w="108" w:type="dxa"/>
            </w:tcMar>
            <w:vAlign w:val="center"/>
          </w:tcPr>
          <w:p w14:paraId="3F6EF085">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b/>
                <w:sz w:val="21"/>
                <w:szCs w:val="21"/>
              </w:rPr>
            </w:pPr>
            <w:r>
              <w:rPr>
                <w:rFonts w:ascii="Times New Roman" w:hAnsi="Times New Roman" w:eastAsia="宋体" w:cs="Times New Roman"/>
                <w:b/>
                <w:color w:val="000000"/>
                <w:sz w:val="21"/>
                <w:szCs w:val="21"/>
              </w:rPr>
              <w:t>p_value</w:t>
            </w:r>
          </w:p>
        </w:tc>
      </w:tr>
      <w:tr w14:paraId="0DA64A18">
        <w:tblPrEx>
          <w:tblCellMar>
            <w:top w:w="0" w:type="dxa"/>
            <w:left w:w="0" w:type="dxa"/>
            <w:bottom w:w="0" w:type="dxa"/>
            <w:right w:w="0" w:type="dxa"/>
          </w:tblCellMar>
        </w:tblPrEx>
        <w:trPr>
          <w:trHeight w:val="0" w:hRule="atLeast"/>
          <w:jc w:val="center"/>
        </w:trPr>
        <w:tc>
          <w:tcPr>
            <w:tcW w:w="0" w:type="auto"/>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45AC1E41">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Mix6</w:t>
            </w:r>
            <w:r>
              <w:rPr>
                <w:rFonts w:ascii="Times New Roman" w:hAnsi="Times New Roman" w:eastAsia="宋体" w:cs="Times New Roman"/>
                <w:color w:val="000000"/>
                <w:sz w:val="21"/>
                <w:szCs w:val="21"/>
              </w:rPr>
              <w:t> vs </w:t>
            </w:r>
            <w:r>
              <w:rPr>
                <w:rFonts w:hint="eastAsia" w:ascii="Times New Roman" w:hAnsi="Times New Roman" w:eastAsia="宋体" w:cs="Times New Roman"/>
                <w:color w:val="000000"/>
                <w:sz w:val="21"/>
                <w:szCs w:val="21"/>
              </w:rPr>
              <w:t>Mix2</w:t>
            </w:r>
          </w:p>
        </w:tc>
        <w:tc>
          <w:tcPr>
            <w:tcW w:w="3933" w:type="dxa"/>
            <w:tcBorders>
              <w:top w:val="single" w:color="000008" w:sz="4" w:space="0"/>
              <w:left w:val="nil"/>
              <w:bottom w:val="nil"/>
              <w:right w:val="nil"/>
            </w:tcBorders>
            <w:shd w:val="clear" w:color="auto" w:fill="auto"/>
            <w:noWrap w:val="0"/>
            <w:tcMar>
              <w:top w:w="-1" w:type="dxa"/>
              <w:left w:w="108" w:type="dxa"/>
              <w:bottom w:w="-1" w:type="dxa"/>
              <w:right w:w="108" w:type="dxa"/>
            </w:tcMar>
            <w:vAlign w:val="center"/>
          </w:tcPr>
          <w:p w14:paraId="1B0866B0">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w:t>
            </w:r>
            <w:r>
              <w:rPr>
                <w:rFonts w:ascii="Times New Roman" w:hAnsi="Times New Roman" w:eastAsia="宋体" w:cs="Times New Roman"/>
                <w:color w:val="000000"/>
                <w:sz w:val="21"/>
                <w:szCs w:val="21"/>
              </w:rPr>
              <w:t>0.0</w:t>
            </w:r>
            <w:r>
              <w:rPr>
                <w:rFonts w:hint="eastAsia" w:ascii="Times New Roman" w:hAnsi="Times New Roman" w:eastAsia="宋体" w:cs="Times New Roman"/>
                <w:color w:val="000000"/>
                <w:sz w:val="21"/>
                <w:szCs w:val="21"/>
              </w:rPr>
              <w:t>01</w:t>
            </w:r>
            <w:r>
              <w:rPr>
                <w:rFonts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w:t>
            </w:r>
          </w:p>
        </w:tc>
      </w:tr>
      <w:tr w14:paraId="57050751">
        <w:tblPrEx>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08" w:type="dxa"/>
              <w:bottom w:w="-1" w:type="dxa"/>
              <w:right w:w="108" w:type="dxa"/>
            </w:tcMar>
            <w:vAlign w:val="center"/>
          </w:tcPr>
          <w:p w14:paraId="22EA8B0E">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Mix</w:t>
            </w:r>
            <w:r>
              <w:rPr>
                <w:rFonts w:ascii="Times New Roman" w:hAnsi="Times New Roman" w:eastAsia="宋体" w:cs="Times New Roman"/>
                <w:color w:val="000000"/>
                <w:sz w:val="21"/>
                <w:szCs w:val="21"/>
              </w:rPr>
              <w:t>4 vs </w:t>
            </w:r>
            <w:r>
              <w:rPr>
                <w:rFonts w:hint="eastAsia" w:ascii="Times New Roman" w:hAnsi="Times New Roman" w:eastAsia="宋体" w:cs="Times New Roman"/>
                <w:color w:val="000000"/>
                <w:sz w:val="21"/>
                <w:szCs w:val="21"/>
              </w:rPr>
              <w:t>Mix</w:t>
            </w:r>
            <w:r>
              <w:rPr>
                <w:rFonts w:ascii="Times New Roman" w:hAnsi="Times New Roman" w:eastAsia="宋体" w:cs="Times New Roman"/>
                <w:color w:val="000000"/>
                <w:sz w:val="21"/>
                <w:szCs w:val="21"/>
              </w:rPr>
              <w:t>2</w:t>
            </w:r>
          </w:p>
        </w:tc>
        <w:tc>
          <w:tcPr>
            <w:tcW w:w="3933" w:type="dxa"/>
            <w:tcBorders>
              <w:top w:val="nil"/>
              <w:left w:val="nil"/>
              <w:bottom w:val="nil"/>
              <w:right w:val="nil"/>
            </w:tcBorders>
            <w:shd w:val="clear" w:color="auto" w:fill="auto"/>
            <w:noWrap w:val="0"/>
            <w:tcMar>
              <w:top w:w="-1" w:type="dxa"/>
              <w:left w:w="108" w:type="dxa"/>
              <w:bottom w:w="-1" w:type="dxa"/>
              <w:right w:w="108" w:type="dxa"/>
            </w:tcMar>
            <w:vAlign w:val="center"/>
          </w:tcPr>
          <w:p w14:paraId="6B07BEDB">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w:t>
            </w:r>
            <w:r>
              <w:rPr>
                <w:rFonts w:ascii="Times New Roman" w:hAnsi="Times New Roman" w:eastAsia="宋体" w:cs="Times New Roman"/>
                <w:color w:val="000000"/>
                <w:sz w:val="21"/>
                <w:szCs w:val="21"/>
              </w:rPr>
              <w:t>0.0</w:t>
            </w:r>
            <w:r>
              <w:rPr>
                <w:rFonts w:hint="eastAsia" w:ascii="Times New Roman" w:hAnsi="Times New Roman" w:eastAsia="宋体" w:cs="Times New Roman"/>
                <w:color w:val="000000"/>
                <w:sz w:val="21"/>
                <w:szCs w:val="21"/>
              </w:rPr>
              <w:t>01</w:t>
            </w:r>
            <w:r>
              <w:rPr>
                <w:rFonts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w:t>
            </w:r>
          </w:p>
        </w:tc>
      </w:tr>
      <w:tr w14:paraId="282C2CD6">
        <w:tblPrEx>
          <w:tblCellMar>
            <w:top w:w="0" w:type="dxa"/>
            <w:left w:w="0" w:type="dxa"/>
            <w:bottom w:w="0" w:type="dxa"/>
            <w:right w:w="0" w:type="dxa"/>
          </w:tblCellMar>
        </w:tblPrEx>
        <w:trPr>
          <w:trHeight w:val="0" w:hRule="atLeast"/>
          <w:jc w:val="center"/>
        </w:trPr>
        <w:tc>
          <w:tcPr>
            <w:tcW w:w="4592"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5F8C9029">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Mix6</w:t>
            </w:r>
            <w:r>
              <w:rPr>
                <w:rFonts w:ascii="Times New Roman" w:hAnsi="Times New Roman" w:eastAsia="宋体" w:cs="Times New Roman"/>
                <w:color w:val="000000"/>
                <w:sz w:val="21"/>
                <w:szCs w:val="21"/>
              </w:rPr>
              <w:t> vs </w:t>
            </w:r>
            <w:r>
              <w:rPr>
                <w:rFonts w:hint="eastAsia" w:ascii="Times New Roman" w:hAnsi="Times New Roman" w:eastAsia="宋体" w:cs="Times New Roman"/>
                <w:color w:val="000000"/>
                <w:sz w:val="21"/>
                <w:szCs w:val="21"/>
              </w:rPr>
              <w:t>Mix4</w:t>
            </w:r>
          </w:p>
        </w:tc>
        <w:tc>
          <w:tcPr>
            <w:tcW w:w="3933" w:type="dxa"/>
            <w:tcBorders>
              <w:top w:val="nil"/>
              <w:left w:val="nil"/>
              <w:bottom w:val="single" w:color="000008" w:sz="12" w:space="0"/>
              <w:right w:val="nil"/>
            </w:tcBorders>
            <w:shd w:val="clear" w:color="auto" w:fill="auto"/>
            <w:noWrap w:val="0"/>
            <w:tcMar>
              <w:top w:w="-1" w:type="dxa"/>
              <w:left w:w="108" w:type="dxa"/>
              <w:bottom w:w="-1" w:type="dxa"/>
              <w:right w:w="108" w:type="dxa"/>
            </w:tcMar>
            <w:vAlign w:val="center"/>
          </w:tcPr>
          <w:p w14:paraId="7D2435FF">
            <w:pPr>
              <w:pStyle w:val="21"/>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ascii="Times New Roman" w:eastAsia="宋体"/>
                <w:sz w:val="21"/>
                <w:szCs w:val="21"/>
              </w:rPr>
            </w:pPr>
            <w:r>
              <w:rPr>
                <w:rFonts w:hint="eastAsia" w:ascii="Times New Roman" w:hAnsi="Times New Roman" w:eastAsia="宋体" w:cs="Times New Roman"/>
                <w:color w:val="000000"/>
                <w:sz w:val="21"/>
                <w:szCs w:val="21"/>
              </w:rPr>
              <w:t>0.1576</w:t>
            </w:r>
          </w:p>
        </w:tc>
      </w:tr>
    </w:tbl>
    <w:p w14:paraId="658C71E7">
      <w:pPr>
        <w:ind w:left="0" w:leftChars="0" w:firstLine="0" w:firstLineChars="0"/>
        <w:jc w:val="both"/>
        <w:rPr>
          <w:rFonts w:hint="eastAsia" w:cs="Times New Roman"/>
          <w:b/>
          <w:sz w:val="21"/>
          <w:szCs w:val="18"/>
          <w:lang w:val="en-US" w:eastAsia="zh-CN"/>
        </w:rPr>
      </w:pPr>
    </w:p>
    <w:p w14:paraId="2BCAB269">
      <w:pPr>
        <w:pageBreakBefore w:val="0"/>
        <w:kinsoku/>
        <w:wordWrap/>
        <w:overflowPunct/>
        <w:topLinePunct w:val="0"/>
        <w:autoSpaceDE/>
        <w:autoSpaceDN/>
        <w:bidi w:val="0"/>
        <w:adjustRightInd/>
        <w:snapToGrid/>
        <w:spacing w:line="300" w:lineRule="auto"/>
        <w:ind w:left="0" w:leftChars="0" w:firstLine="420" w:firstLineChars="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尽管假定了实验中试次之间的难度相当，但提取</w:t>
      </w:r>
      <w:r>
        <w:rPr>
          <w:rFonts w:hint="eastAsia" w:cs="Times New Roman"/>
          <w:sz w:val="24"/>
          <w:lang w:eastAsia="zh-CN"/>
        </w:rPr>
        <w:t>参与者</w:t>
      </w:r>
      <w:r>
        <w:rPr>
          <w:rFonts w:hint="eastAsia" w:ascii="Times New Roman" w:hAnsi="Times New Roman" w:eastAsia="宋体" w:cs="Times New Roman"/>
          <w:sz w:val="24"/>
        </w:rPr>
        <w:t>表现最好</w:t>
      </w:r>
      <w:r>
        <w:rPr>
          <w:rFonts w:hint="eastAsia" w:cs="Times New Roman"/>
          <w:sz w:val="24"/>
          <w:lang w:val="en-US" w:eastAsia="zh-CN"/>
        </w:rPr>
        <w:t>和最差</w:t>
      </w:r>
      <w:r>
        <w:rPr>
          <w:rFonts w:hint="eastAsia" w:ascii="Times New Roman" w:hAnsi="Times New Roman" w:eastAsia="宋体" w:cs="Times New Roman"/>
          <w:sz w:val="24"/>
        </w:rPr>
        <w:t>的各3个试次进行的ANOVA分析</w:t>
      </w:r>
      <w:r>
        <w:rPr>
          <w:rFonts w:hint="eastAsia" w:cs="Times New Roman"/>
          <w:sz w:val="24"/>
          <w:lang w:eastAsia="zh-CN"/>
        </w:rPr>
        <w:t>，</w:t>
      </w:r>
      <w:r>
        <w:rPr>
          <w:rFonts w:hint="eastAsia" w:ascii="Times New Roman" w:hAnsi="Times New Roman" w:eastAsia="宋体" w:cs="Times New Roman"/>
          <w:sz w:val="24"/>
        </w:rPr>
        <w:t>显示组别和组成混合物的成分数量之间存在显著的交互作用（表</w:t>
      </w:r>
      <w:r>
        <w:rPr>
          <w:rFonts w:hint="eastAsia" w:cs="Times New Roman"/>
          <w:sz w:val="24"/>
          <w:lang w:val="en-US" w:eastAsia="zh-CN"/>
        </w:rPr>
        <w:t>2-5</w:t>
      </w:r>
      <w:r>
        <w:rPr>
          <w:rFonts w:hint="eastAsia" w:ascii="Times New Roman" w:hAnsi="Times New Roman" w:eastAsia="宋体" w:cs="Times New Roman"/>
          <w:sz w:val="24"/>
        </w:rPr>
        <w:t>）。这意味着实验的12个试次中，部分试次的排序结果显著地优于其他试次。这一优势在对12个试次进行平均后消失。</w:t>
      </w:r>
    </w:p>
    <w:p w14:paraId="41C35306">
      <w:pPr>
        <w:pStyle w:val="11"/>
        <w:ind w:left="0" w:leftChars="0" w:firstLine="0" w:firstLineChars="0"/>
        <w:jc w:val="center"/>
        <w:rPr>
          <w:rFonts w:hint="eastAsia"/>
          <w:lang w:val="en-US" w:eastAsia="zh-C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Start w:id="32" w:name="_Toc11434"/>
      <w:r>
        <w:rPr>
          <w:rFonts w:hint="eastAsia"/>
          <w:lang w:val="en-US" w:eastAsia="zh-CN"/>
        </w:rPr>
        <w:t xml:space="preserve"> 试次之间的方差分析结果</w:t>
      </w:r>
      <w:bookmarkEnd w:id="32"/>
    </w:p>
    <w:p w14:paraId="6B2AEA04">
      <w:pPr>
        <w:ind w:left="0" w:leftChars="0" w:firstLine="0" w:firstLineChars="0"/>
        <w:jc w:val="center"/>
        <w:rPr>
          <w:rFonts w:hint="default" w:cs="Times New Roman"/>
          <w:b/>
          <w:sz w:val="21"/>
          <w:szCs w:val="18"/>
          <w:lang w:val="en-US" w:eastAsia="zh-CN"/>
        </w:rPr>
      </w:pPr>
      <w:r>
        <w:rPr>
          <w:rFonts w:cs="Times New Roman"/>
          <w:b/>
          <w:sz w:val="21"/>
          <w:szCs w:val="18"/>
        </w:rPr>
        <w:t xml:space="preserve">Table </w:t>
      </w:r>
      <w:r>
        <w:rPr>
          <w:rFonts w:hint="eastAsia" w:cs="Times New Roman"/>
          <w:b/>
          <w:sz w:val="21"/>
          <w:szCs w:val="18"/>
          <w:lang w:val="en-US" w:eastAsia="zh-CN"/>
        </w:rPr>
        <w:t>2</w:t>
      </w:r>
      <w:r>
        <w:rPr>
          <w:rFonts w:cs="Times New Roman"/>
          <w:b/>
          <w:sz w:val="21"/>
          <w:szCs w:val="18"/>
        </w:rPr>
        <w:t>-</w:t>
      </w:r>
      <w:r>
        <w:rPr>
          <w:rFonts w:hint="eastAsia" w:cs="Times New Roman"/>
          <w:b/>
          <w:sz w:val="21"/>
          <w:szCs w:val="18"/>
          <w:lang w:val="en-US" w:eastAsia="zh-CN"/>
        </w:rPr>
        <w:t>5</w:t>
      </w:r>
      <w:r>
        <w:rPr>
          <w:rFonts w:cs="Times New Roman"/>
          <w:b/>
          <w:sz w:val="21"/>
          <w:szCs w:val="18"/>
        </w:rPr>
        <w:t xml:space="preserve">  </w:t>
      </w:r>
      <w:r>
        <w:rPr>
          <w:rFonts w:hint="eastAsia" w:cs="Times New Roman"/>
          <w:b/>
          <w:sz w:val="21"/>
          <w:szCs w:val="18"/>
          <w:lang w:val="en-US" w:eastAsia="zh-CN"/>
        </w:rPr>
        <w:t>ANOVA analysis results between trails</w:t>
      </w:r>
    </w:p>
    <w:tbl>
      <w:tblPr>
        <w:tblStyle w:val="23"/>
        <w:tblW w:w="8525" w:type="dxa"/>
        <w:jc w:val="center"/>
        <w:tblBorders>
          <w:top w:val="none" w:color="808080" w:sz="0" w:space="0"/>
          <w:left w:val="none" w:color="808080" w:sz="0" w:space="0"/>
          <w:bottom w:val="none" w:color="808080" w:sz="0" w:space="0"/>
          <w:right w:val="none" w:color="808080" w:sz="0" w:space="0"/>
          <w:insideH w:val="none" w:color="auto" w:sz="0" w:space="0"/>
          <w:insideV w:val="none" w:color="auto" w:sz="0" w:space="0"/>
        </w:tblBorders>
        <w:tblLayout w:type="autofit"/>
        <w:tblCellMar>
          <w:top w:w="0" w:type="dxa"/>
          <w:left w:w="0" w:type="dxa"/>
          <w:bottom w:w="0" w:type="dxa"/>
          <w:right w:w="0" w:type="dxa"/>
        </w:tblCellMar>
      </w:tblPr>
      <w:tblGrid>
        <w:gridCol w:w="2454"/>
        <w:gridCol w:w="1938"/>
        <w:gridCol w:w="687"/>
        <w:gridCol w:w="1803"/>
        <w:gridCol w:w="878"/>
        <w:gridCol w:w="765"/>
      </w:tblGrid>
      <w:tr w14:paraId="459BC43B">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58FBDBCA">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Individuels</w:t>
            </w:r>
          </w:p>
        </w:tc>
        <w:tc>
          <w:tcPr>
            <w:tcW w:w="1938"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549505CD">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Sum of Square</w:t>
            </w:r>
          </w:p>
        </w:tc>
        <w:tc>
          <w:tcPr>
            <w:tcW w:w="687"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41802290">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df</w:t>
            </w:r>
          </w:p>
        </w:tc>
        <w:tc>
          <w:tcPr>
            <w:tcW w:w="1803"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79DF2465">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Mean Square</w:t>
            </w:r>
          </w:p>
        </w:tc>
        <w:tc>
          <w:tcPr>
            <w:tcW w:w="878"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6522CFE6">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F</w:t>
            </w:r>
          </w:p>
        </w:tc>
        <w:tc>
          <w:tcPr>
            <w:tcW w:w="764" w:type="dxa"/>
            <w:tcBorders>
              <w:top w:val="single" w:color="auto" w:sz="12" w:space="0"/>
              <w:left w:val="nil"/>
              <w:bottom w:val="nil"/>
              <w:right w:val="nil"/>
            </w:tcBorders>
            <w:shd w:val="clear" w:color="auto" w:fill="auto"/>
            <w:noWrap w:val="0"/>
            <w:tcMar>
              <w:top w:w="60" w:type="dxa"/>
              <w:left w:w="240" w:type="dxa"/>
              <w:bottom w:w="60" w:type="dxa"/>
              <w:right w:w="240" w:type="dxa"/>
            </w:tcMar>
            <w:vAlign w:val="center"/>
          </w:tcPr>
          <w:p w14:paraId="074347B5">
            <w:pPr>
              <w:pStyle w:val="21"/>
              <w:snapToGrid w:val="0"/>
              <w:spacing w:line="240" w:lineRule="auto"/>
              <w:ind w:left="0" w:leftChars="0" w:right="0" w:rightChars="0" w:firstLine="0" w:firstLineChars="0"/>
              <w:jc w:val="center"/>
              <w:rPr>
                <w:rFonts w:ascii="Times New Roman" w:hAnsi="Times New Roman" w:cs="Times New Roman"/>
                <w:b/>
                <w:color w:val="000000"/>
                <w:sz w:val="21"/>
                <w:szCs w:val="21"/>
              </w:rPr>
            </w:pPr>
            <w:r>
              <w:rPr>
                <w:rFonts w:hint="eastAsia" w:ascii="Times New Roman" w:hAnsi="Times New Roman" w:cs="Times New Roman"/>
                <w:b/>
                <w:color w:val="000000"/>
                <w:sz w:val="21"/>
                <w:szCs w:val="21"/>
              </w:rPr>
              <w:t>p</w:t>
            </w:r>
          </w:p>
        </w:tc>
      </w:tr>
      <w:tr w14:paraId="6963193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single" w:color="auto" w:sz="4" w:space="0"/>
              <w:left w:val="nil"/>
              <w:bottom w:val="nil"/>
              <w:right w:val="nil"/>
            </w:tcBorders>
            <w:shd w:val="clear" w:color="auto" w:fill="auto"/>
            <w:noWrap w:val="0"/>
            <w:tcMar>
              <w:top w:w="216" w:type="dxa"/>
              <w:left w:w="240" w:type="dxa"/>
              <w:bottom w:w="20" w:type="dxa"/>
              <w:right w:w="-1" w:type="dxa"/>
            </w:tcMar>
            <w:vAlign w:val="center"/>
          </w:tcPr>
          <w:p w14:paraId="0BC716AF">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Group</w:t>
            </w:r>
          </w:p>
        </w:tc>
        <w:tc>
          <w:tcPr>
            <w:tcW w:w="1938" w:type="dxa"/>
            <w:tcBorders>
              <w:top w:val="single" w:color="auto" w:sz="4" w:space="0"/>
              <w:left w:val="nil"/>
              <w:bottom w:val="nil"/>
              <w:right w:val="nil"/>
            </w:tcBorders>
            <w:shd w:val="clear" w:color="auto" w:fill="auto"/>
            <w:noWrap w:val="0"/>
            <w:tcMar>
              <w:top w:w="216" w:type="dxa"/>
              <w:left w:w="240" w:type="dxa"/>
              <w:bottom w:w="20" w:type="dxa"/>
              <w:right w:w="-1" w:type="dxa"/>
            </w:tcMar>
            <w:vAlign w:val="center"/>
          </w:tcPr>
          <w:p w14:paraId="5BCF8A2C">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2.222×10</w:t>
            </w:r>
            <w:r>
              <w:rPr>
                <w:rFonts w:hint="eastAsia" w:ascii="Times New Roman" w:hAnsi="Times New Roman" w:cs="Times New Roman"/>
                <w:color w:val="000000"/>
                <w:sz w:val="21"/>
                <w:szCs w:val="21"/>
                <w:vertAlign w:val="superscript"/>
              </w:rPr>
              <w:t>-19</w:t>
            </w:r>
          </w:p>
        </w:tc>
        <w:tc>
          <w:tcPr>
            <w:tcW w:w="687" w:type="dxa"/>
            <w:tcBorders>
              <w:top w:val="single" w:color="auto" w:sz="4" w:space="0"/>
              <w:left w:val="nil"/>
              <w:right w:val="nil"/>
            </w:tcBorders>
            <w:shd w:val="clear" w:color="auto" w:fill="auto"/>
            <w:noWrap w:val="0"/>
            <w:tcMar>
              <w:top w:w="216" w:type="dxa"/>
              <w:left w:w="240" w:type="dxa"/>
              <w:bottom w:w="20" w:type="dxa"/>
              <w:right w:w="-1" w:type="dxa"/>
            </w:tcMar>
            <w:vAlign w:val="center"/>
          </w:tcPr>
          <w:p w14:paraId="4721DD02">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1</w:t>
            </w:r>
          </w:p>
        </w:tc>
        <w:tc>
          <w:tcPr>
            <w:tcW w:w="1803" w:type="dxa"/>
            <w:tcBorders>
              <w:top w:val="single" w:color="auto" w:sz="4" w:space="0"/>
              <w:left w:val="nil"/>
              <w:bottom w:val="nil"/>
              <w:right w:val="nil"/>
            </w:tcBorders>
            <w:shd w:val="clear" w:color="auto" w:fill="auto"/>
            <w:noWrap w:val="0"/>
            <w:tcMar>
              <w:top w:w="216" w:type="dxa"/>
              <w:left w:w="240" w:type="dxa"/>
              <w:bottom w:w="20" w:type="dxa"/>
              <w:right w:w="-1" w:type="dxa"/>
            </w:tcMar>
            <w:vAlign w:val="center"/>
          </w:tcPr>
          <w:p w14:paraId="0BDAE485">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2.222×10</w:t>
            </w:r>
            <w:r>
              <w:rPr>
                <w:rFonts w:hint="eastAsia" w:ascii="Times New Roman" w:hAnsi="Times New Roman" w:cs="Times New Roman"/>
                <w:color w:val="000000"/>
                <w:sz w:val="21"/>
                <w:szCs w:val="21"/>
                <w:vertAlign w:val="superscript"/>
              </w:rPr>
              <w:t>-19</w:t>
            </w:r>
          </w:p>
        </w:tc>
        <w:tc>
          <w:tcPr>
            <w:tcW w:w="878" w:type="dxa"/>
            <w:tcBorders>
              <w:top w:val="single" w:color="auto" w:sz="4" w:space="0"/>
              <w:left w:val="nil"/>
              <w:bottom w:val="nil"/>
              <w:right w:val="nil"/>
            </w:tcBorders>
            <w:shd w:val="clear" w:color="auto" w:fill="auto"/>
            <w:noWrap w:val="0"/>
            <w:tcMar>
              <w:top w:w="216" w:type="dxa"/>
              <w:left w:w="240" w:type="dxa"/>
              <w:bottom w:w="20" w:type="dxa"/>
              <w:right w:w="-1" w:type="dxa"/>
            </w:tcMar>
            <w:vAlign w:val="center"/>
          </w:tcPr>
          <w:p w14:paraId="470CE030">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0.769</w:t>
            </w:r>
          </w:p>
        </w:tc>
        <w:tc>
          <w:tcPr>
            <w:tcW w:w="764" w:type="dxa"/>
            <w:tcBorders>
              <w:top w:val="single" w:color="auto" w:sz="4" w:space="0"/>
              <w:left w:val="nil"/>
              <w:bottom w:val="nil"/>
              <w:right w:val="nil"/>
            </w:tcBorders>
            <w:shd w:val="clear" w:color="auto" w:fill="auto"/>
            <w:noWrap w:val="0"/>
            <w:tcMar>
              <w:top w:w="216" w:type="dxa"/>
              <w:left w:w="240" w:type="dxa"/>
              <w:bottom w:w="20" w:type="dxa"/>
              <w:right w:w="-1" w:type="dxa"/>
            </w:tcMar>
            <w:vAlign w:val="center"/>
          </w:tcPr>
          <w:p w14:paraId="106C6203">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0.473</w:t>
            </w:r>
          </w:p>
        </w:tc>
      </w:tr>
      <w:tr w14:paraId="1893180C">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nil"/>
              <w:left w:val="nil"/>
              <w:bottom w:val="nil"/>
              <w:right w:val="nil"/>
            </w:tcBorders>
            <w:shd w:val="clear" w:color="auto" w:fill="auto"/>
            <w:noWrap w:val="0"/>
            <w:tcMar>
              <w:top w:w="216" w:type="dxa"/>
              <w:left w:w="240" w:type="dxa"/>
              <w:bottom w:w="20" w:type="dxa"/>
              <w:right w:w="-1" w:type="dxa"/>
            </w:tcMar>
            <w:vAlign w:val="center"/>
          </w:tcPr>
          <w:p w14:paraId="02CEB473">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Residuals</w:t>
            </w:r>
          </w:p>
        </w:tc>
        <w:tc>
          <w:tcPr>
            <w:tcW w:w="1938" w:type="dxa"/>
            <w:tcBorders>
              <w:top w:val="nil"/>
              <w:left w:val="nil"/>
              <w:bottom w:val="nil"/>
              <w:right w:val="nil"/>
            </w:tcBorders>
            <w:shd w:val="clear" w:color="auto" w:fill="auto"/>
            <w:noWrap w:val="0"/>
            <w:tcMar>
              <w:top w:w="216" w:type="dxa"/>
              <w:left w:w="240" w:type="dxa"/>
              <w:bottom w:w="20" w:type="dxa"/>
              <w:right w:w="-1" w:type="dxa"/>
            </w:tcMar>
            <w:vAlign w:val="center"/>
          </w:tcPr>
          <w:p w14:paraId="461793DE">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5.782×10</w:t>
            </w:r>
            <w:r>
              <w:rPr>
                <w:rFonts w:hint="eastAsia" w:ascii="Times New Roman" w:hAnsi="Times New Roman" w:cs="Times New Roman"/>
                <w:color w:val="000000"/>
                <w:sz w:val="21"/>
                <w:szCs w:val="21"/>
                <w:vertAlign w:val="superscript"/>
              </w:rPr>
              <w:t>-19</w:t>
            </w:r>
          </w:p>
        </w:tc>
        <w:tc>
          <w:tcPr>
            <w:tcW w:w="687" w:type="dxa"/>
            <w:tcBorders>
              <w:left w:val="nil"/>
              <w:right w:val="nil"/>
            </w:tcBorders>
            <w:shd w:val="clear" w:color="auto" w:fill="auto"/>
            <w:noWrap w:val="0"/>
            <w:tcMar>
              <w:top w:w="216" w:type="dxa"/>
              <w:left w:w="240" w:type="dxa"/>
              <w:bottom w:w="20" w:type="dxa"/>
              <w:right w:w="-1" w:type="dxa"/>
            </w:tcMar>
            <w:vAlign w:val="center"/>
          </w:tcPr>
          <w:p w14:paraId="03921452">
            <w:pPr>
              <w:pStyle w:val="21"/>
              <w:snapToGrid w:val="0"/>
              <w:spacing w:line="240" w:lineRule="auto"/>
              <w:ind w:left="0" w:leftChars="0" w:right="0" w:rightChars="0" w:firstLine="0" w:firstLineChars="0"/>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2</w:t>
            </w:r>
          </w:p>
        </w:tc>
        <w:tc>
          <w:tcPr>
            <w:tcW w:w="1803" w:type="dxa"/>
            <w:tcBorders>
              <w:top w:val="nil"/>
              <w:left w:val="nil"/>
              <w:bottom w:val="nil"/>
              <w:right w:val="nil"/>
            </w:tcBorders>
            <w:shd w:val="clear" w:color="auto" w:fill="auto"/>
            <w:noWrap w:val="0"/>
            <w:tcMar>
              <w:top w:w="216" w:type="dxa"/>
              <w:left w:w="240" w:type="dxa"/>
              <w:bottom w:w="20" w:type="dxa"/>
              <w:right w:w="-1" w:type="dxa"/>
            </w:tcMar>
            <w:vAlign w:val="center"/>
          </w:tcPr>
          <w:p w14:paraId="77902D2B">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2.891×10</w:t>
            </w:r>
            <w:r>
              <w:rPr>
                <w:rFonts w:hint="eastAsia" w:ascii="Times New Roman" w:hAnsi="Times New Roman" w:cs="Times New Roman"/>
                <w:color w:val="000000"/>
                <w:sz w:val="21"/>
                <w:szCs w:val="21"/>
                <w:vertAlign w:val="superscript"/>
              </w:rPr>
              <w:t>-19</w:t>
            </w:r>
          </w:p>
        </w:tc>
        <w:tc>
          <w:tcPr>
            <w:tcW w:w="878" w:type="dxa"/>
            <w:tcBorders>
              <w:top w:val="nil"/>
              <w:left w:val="nil"/>
              <w:bottom w:val="nil"/>
              <w:right w:val="nil"/>
            </w:tcBorders>
            <w:shd w:val="clear" w:color="auto" w:fill="auto"/>
            <w:noWrap w:val="0"/>
            <w:tcMar>
              <w:top w:w="216" w:type="dxa"/>
              <w:left w:w="240" w:type="dxa"/>
              <w:bottom w:w="20" w:type="dxa"/>
              <w:right w:w="-1" w:type="dxa"/>
            </w:tcMar>
            <w:vAlign w:val="center"/>
          </w:tcPr>
          <w:p w14:paraId="4864E190">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c>
          <w:tcPr>
            <w:tcW w:w="764" w:type="dxa"/>
            <w:tcBorders>
              <w:top w:val="nil"/>
              <w:left w:val="nil"/>
              <w:bottom w:val="nil"/>
              <w:right w:val="nil"/>
            </w:tcBorders>
            <w:shd w:val="clear" w:color="auto" w:fill="auto"/>
            <w:noWrap w:val="0"/>
            <w:tcMar>
              <w:top w:w="216" w:type="dxa"/>
              <w:left w:w="240" w:type="dxa"/>
              <w:bottom w:w="20" w:type="dxa"/>
              <w:right w:w="-1" w:type="dxa"/>
            </w:tcMar>
            <w:vAlign w:val="center"/>
          </w:tcPr>
          <w:p w14:paraId="6FEFD492">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r>
      <w:tr w14:paraId="1EF18E0E">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nil"/>
              <w:left w:val="nil"/>
              <w:bottom w:val="nil"/>
              <w:right w:val="nil"/>
            </w:tcBorders>
            <w:shd w:val="clear" w:color="auto" w:fill="auto"/>
            <w:noWrap w:val="0"/>
            <w:tcMar>
              <w:top w:w="216" w:type="dxa"/>
              <w:left w:w="240" w:type="dxa"/>
              <w:bottom w:w="20" w:type="dxa"/>
              <w:right w:w="-1" w:type="dxa"/>
            </w:tcMar>
            <w:vAlign w:val="center"/>
          </w:tcPr>
          <w:p w14:paraId="53FD84B7">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Components</w:t>
            </w:r>
          </w:p>
        </w:tc>
        <w:tc>
          <w:tcPr>
            <w:tcW w:w="1938" w:type="dxa"/>
            <w:tcBorders>
              <w:top w:val="nil"/>
              <w:left w:val="nil"/>
              <w:bottom w:val="nil"/>
              <w:right w:val="nil"/>
            </w:tcBorders>
            <w:shd w:val="clear" w:color="auto" w:fill="auto"/>
            <w:noWrap w:val="0"/>
            <w:tcMar>
              <w:top w:w="216" w:type="dxa"/>
              <w:left w:w="240" w:type="dxa"/>
              <w:bottom w:w="20" w:type="dxa"/>
              <w:right w:w="-1" w:type="dxa"/>
            </w:tcMar>
            <w:vAlign w:val="center"/>
          </w:tcPr>
          <w:p w14:paraId="624CFF96">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0.928</w:t>
            </w:r>
          </w:p>
        </w:tc>
        <w:tc>
          <w:tcPr>
            <w:tcW w:w="687" w:type="dxa"/>
            <w:tcBorders>
              <w:left w:val="nil"/>
              <w:right w:val="nil"/>
            </w:tcBorders>
            <w:shd w:val="clear" w:color="auto" w:fill="auto"/>
            <w:noWrap w:val="0"/>
            <w:tcMar>
              <w:top w:w="216" w:type="dxa"/>
              <w:left w:w="240" w:type="dxa"/>
              <w:bottom w:w="20" w:type="dxa"/>
              <w:right w:w="-1" w:type="dxa"/>
            </w:tcMar>
            <w:vAlign w:val="center"/>
          </w:tcPr>
          <w:p w14:paraId="5B09598E">
            <w:pPr>
              <w:pStyle w:val="21"/>
              <w:snapToGrid w:val="0"/>
              <w:spacing w:line="240" w:lineRule="auto"/>
              <w:ind w:left="0" w:leftChars="0" w:right="0" w:rightChars="0" w:firstLine="0" w:firstLineChars="0"/>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2</w:t>
            </w:r>
          </w:p>
        </w:tc>
        <w:tc>
          <w:tcPr>
            <w:tcW w:w="1803" w:type="dxa"/>
            <w:tcBorders>
              <w:top w:val="nil"/>
              <w:left w:val="nil"/>
              <w:bottom w:val="nil"/>
              <w:right w:val="nil"/>
            </w:tcBorders>
            <w:shd w:val="clear" w:color="auto" w:fill="auto"/>
            <w:noWrap w:val="0"/>
            <w:tcMar>
              <w:top w:w="216" w:type="dxa"/>
              <w:left w:w="240" w:type="dxa"/>
              <w:bottom w:w="20" w:type="dxa"/>
              <w:right w:w="-1" w:type="dxa"/>
            </w:tcMar>
            <w:vAlign w:val="center"/>
          </w:tcPr>
          <w:p w14:paraId="7AC8E717">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0.464</w:t>
            </w:r>
          </w:p>
        </w:tc>
        <w:tc>
          <w:tcPr>
            <w:tcW w:w="878" w:type="dxa"/>
            <w:tcBorders>
              <w:top w:val="nil"/>
              <w:left w:val="nil"/>
              <w:bottom w:val="nil"/>
              <w:right w:val="nil"/>
            </w:tcBorders>
            <w:shd w:val="clear" w:color="auto" w:fill="auto"/>
            <w:noWrap w:val="0"/>
            <w:tcMar>
              <w:top w:w="216" w:type="dxa"/>
              <w:left w:w="240" w:type="dxa"/>
              <w:bottom w:w="20" w:type="dxa"/>
              <w:right w:w="-1" w:type="dxa"/>
            </w:tcMar>
            <w:vAlign w:val="center"/>
          </w:tcPr>
          <w:p w14:paraId="08F4D8FE">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15.061</w:t>
            </w:r>
          </w:p>
        </w:tc>
        <w:tc>
          <w:tcPr>
            <w:tcW w:w="764" w:type="dxa"/>
            <w:tcBorders>
              <w:top w:val="nil"/>
              <w:left w:val="nil"/>
              <w:bottom w:val="nil"/>
              <w:right w:val="nil"/>
            </w:tcBorders>
            <w:shd w:val="clear" w:color="auto" w:fill="auto"/>
            <w:noWrap w:val="0"/>
            <w:tcMar>
              <w:top w:w="216" w:type="dxa"/>
              <w:left w:w="240" w:type="dxa"/>
              <w:bottom w:w="20" w:type="dxa"/>
              <w:right w:w="-1" w:type="dxa"/>
            </w:tcMar>
            <w:vAlign w:val="center"/>
          </w:tcPr>
          <w:p w14:paraId="635406FD">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0.014</w:t>
            </w:r>
          </w:p>
        </w:tc>
      </w:tr>
      <w:tr w14:paraId="4261A08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nil"/>
              <w:left w:val="nil"/>
              <w:bottom w:val="nil"/>
              <w:right w:val="nil"/>
            </w:tcBorders>
            <w:shd w:val="clear" w:color="auto" w:fill="auto"/>
            <w:noWrap w:val="0"/>
            <w:tcMar>
              <w:top w:w="216" w:type="dxa"/>
              <w:left w:w="240" w:type="dxa"/>
              <w:bottom w:w="20" w:type="dxa"/>
              <w:right w:w="-1" w:type="dxa"/>
            </w:tcMar>
            <w:vAlign w:val="center"/>
          </w:tcPr>
          <w:p w14:paraId="39086278">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Residuals</w:t>
            </w:r>
          </w:p>
        </w:tc>
        <w:tc>
          <w:tcPr>
            <w:tcW w:w="1938" w:type="dxa"/>
            <w:tcBorders>
              <w:top w:val="nil"/>
              <w:left w:val="nil"/>
              <w:bottom w:val="nil"/>
              <w:right w:val="nil"/>
            </w:tcBorders>
            <w:shd w:val="clear" w:color="auto" w:fill="auto"/>
            <w:noWrap w:val="0"/>
            <w:tcMar>
              <w:top w:w="216" w:type="dxa"/>
              <w:left w:w="240" w:type="dxa"/>
              <w:bottom w:w="20" w:type="dxa"/>
              <w:right w:w="-1" w:type="dxa"/>
            </w:tcMar>
            <w:vAlign w:val="center"/>
          </w:tcPr>
          <w:p w14:paraId="03D34430">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0.123</w:t>
            </w:r>
          </w:p>
        </w:tc>
        <w:tc>
          <w:tcPr>
            <w:tcW w:w="687" w:type="dxa"/>
            <w:tcBorders>
              <w:left w:val="nil"/>
              <w:right w:val="nil"/>
            </w:tcBorders>
            <w:shd w:val="clear" w:color="auto" w:fill="auto"/>
            <w:noWrap w:val="0"/>
            <w:tcMar>
              <w:top w:w="216" w:type="dxa"/>
              <w:left w:w="240" w:type="dxa"/>
              <w:bottom w:w="20" w:type="dxa"/>
              <w:right w:w="-1" w:type="dxa"/>
            </w:tcMar>
            <w:vAlign w:val="center"/>
          </w:tcPr>
          <w:p w14:paraId="5B70378D">
            <w:pPr>
              <w:pStyle w:val="21"/>
              <w:snapToGrid w:val="0"/>
              <w:spacing w:line="240" w:lineRule="auto"/>
              <w:ind w:left="0" w:leftChars="0" w:right="0" w:rightChars="0" w:firstLine="0" w:firstLineChars="0"/>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4</w:t>
            </w:r>
          </w:p>
        </w:tc>
        <w:tc>
          <w:tcPr>
            <w:tcW w:w="1803" w:type="dxa"/>
            <w:tcBorders>
              <w:top w:val="nil"/>
              <w:left w:val="nil"/>
              <w:bottom w:val="nil"/>
              <w:right w:val="nil"/>
            </w:tcBorders>
            <w:shd w:val="clear" w:color="auto" w:fill="auto"/>
            <w:noWrap w:val="0"/>
            <w:tcMar>
              <w:top w:w="216" w:type="dxa"/>
              <w:left w:w="240" w:type="dxa"/>
              <w:bottom w:w="20" w:type="dxa"/>
              <w:right w:w="-1" w:type="dxa"/>
            </w:tcMar>
            <w:vAlign w:val="center"/>
          </w:tcPr>
          <w:p w14:paraId="05594D52">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0.031</w:t>
            </w:r>
          </w:p>
        </w:tc>
        <w:tc>
          <w:tcPr>
            <w:tcW w:w="878" w:type="dxa"/>
            <w:tcBorders>
              <w:top w:val="nil"/>
              <w:left w:val="nil"/>
              <w:bottom w:val="nil"/>
              <w:right w:val="nil"/>
            </w:tcBorders>
            <w:shd w:val="clear" w:color="auto" w:fill="auto"/>
            <w:noWrap w:val="0"/>
            <w:tcMar>
              <w:top w:w="216" w:type="dxa"/>
              <w:left w:w="240" w:type="dxa"/>
              <w:bottom w:w="20" w:type="dxa"/>
              <w:right w:w="-1" w:type="dxa"/>
            </w:tcMar>
            <w:vAlign w:val="center"/>
          </w:tcPr>
          <w:p w14:paraId="587359B5">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c>
          <w:tcPr>
            <w:tcW w:w="764" w:type="dxa"/>
            <w:tcBorders>
              <w:top w:val="nil"/>
              <w:left w:val="nil"/>
              <w:bottom w:val="nil"/>
              <w:right w:val="nil"/>
            </w:tcBorders>
            <w:shd w:val="clear" w:color="auto" w:fill="auto"/>
            <w:noWrap w:val="0"/>
            <w:tcMar>
              <w:top w:w="216" w:type="dxa"/>
              <w:left w:w="240" w:type="dxa"/>
              <w:bottom w:w="20" w:type="dxa"/>
              <w:right w:w="-1" w:type="dxa"/>
            </w:tcMar>
            <w:vAlign w:val="center"/>
          </w:tcPr>
          <w:p w14:paraId="5F56CE24">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r>
      <w:tr w14:paraId="5E5FCFA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nil"/>
              <w:left w:val="nil"/>
              <w:bottom w:val="nil"/>
              <w:right w:val="nil"/>
            </w:tcBorders>
            <w:shd w:val="clear" w:color="auto" w:fill="auto"/>
            <w:noWrap w:val="0"/>
            <w:tcMar>
              <w:top w:w="216" w:type="dxa"/>
              <w:left w:w="240" w:type="dxa"/>
              <w:bottom w:w="20" w:type="dxa"/>
              <w:right w:w="-1" w:type="dxa"/>
            </w:tcMar>
            <w:vAlign w:val="center"/>
          </w:tcPr>
          <w:p w14:paraId="3351000B">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Group ✻ Components</w:t>
            </w:r>
          </w:p>
        </w:tc>
        <w:tc>
          <w:tcPr>
            <w:tcW w:w="1938" w:type="dxa"/>
            <w:tcBorders>
              <w:top w:val="nil"/>
              <w:left w:val="nil"/>
              <w:bottom w:val="nil"/>
              <w:right w:val="nil"/>
            </w:tcBorders>
            <w:shd w:val="clear" w:color="auto" w:fill="auto"/>
            <w:noWrap w:val="0"/>
            <w:tcMar>
              <w:top w:w="216" w:type="dxa"/>
              <w:left w:w="240" w:type="dxa"/>
              <w:bottom w:w="20" w:type="dxa"/>
              <w:right w:w="-1" w:type="dxa"/>
            </w:tcMar>
            <w:vAlign w:val="center"/>
          </w:tcPr>
          <w:p w14:paraId="1326FFD0">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0.598</w:t>
            </w:r>
          </w:p>
        </w:tc>
        <w:tc>
          <w:tcPr>
            <w:tcW w:w="687" w:type="dxa"/>
            <w:tcBorders>
              <w:left w:val="nil"/>
              <w:right w:val="nil"/>
            </w:tcBorders>
            <w:shd w:val="clear" w:color="auto" w:fill="auto"/>
            <w:noWrap w:val="0"/>
            <w:tcMar>
              <w:top w:w="216" w:type="dxa"/>
              <w:left w:w="240" w:type="dxa"/>
              <w:bottom w:w="20" w:type="dxa"/>
              <w:right w:w="-1" w:type="dxa"/>
            </w:tcMar>
            <w:vAlign w:val="center"/>
          </w:tcPr>
          <w:p w14:paraId="595D8ECD">
            <w:pPr>
              <w:pStyle w:val="21"/>
              <w:snapToGrid w:val="0"/>
              <w:spacing w:line="240" w:lineRule="auto"/>
              <w:ind w:left="0" w:leftChars="0" w:right="0" w:rightChars="0" w:firstLine="0" w:firstLineChars="0"/>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2</w:t>
            </w:r>
          </w:p>
        </w:tc>
        <w:tc>
          <w:tcPr>
            <w:tcW w:w="1803" w:type="dxa"/>
            <w:tcBorders>
              <w:top w:val="nil"/>
              <w:left w:val="nil"/>
              <w:bottom w:val="nil"/>
              <w:right w:val="nil"/>
            </w:tcBorders>
            <w:shd w:val="clear" w:color="auto" w:fill="auto"/>
            <w:noWrap w:val="0"/>
            <w:tcMar>
              <w:top w:w="216" w:type="dxa"/>
              <w:left w:w="240" w:type="dxa"/>
              <w:bottom w:w="20" w:type="dxa"/>
              <w:right w:w="-1" w:type="dxa"/>
            </w:tcMar>
            <w:vAlign w:val="center"/>
          </w:tcPr>
          <w:p w14:paraId="62A6668F">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0.299</w:t>
            </w:r>
          </w:p>
        </w:tc>
        <w:tc>
          <w:tcPr>
            <w:tcW w:w="878" w:type="dxa"/>
            <w:tcBorders>
              <w:top w:val="nil"/>
              <w:left w:val="nil"/>
              <w:bottom w:val="nil"/>
              <w:right w:val="nil"/>
            </w:tcBorders>
            <w:shd w:val="clear" w:color="auto" w:fill="auto"/>
            <w:noWrap w:val="0"/>
            <w:tcMar>
              <w:top w:w="216" w:type="dxa"/>
              <w:left w:w="240" w:type="dxa"/>
              <w:bottom w:w="20" w:type="dxa"/>
              <w:right w:w="-1" w:type="dxa"/>
            </w:tcMar>
            <w:vAlign w:val="center"/>
          </w:tcPr>
          <w:p w14:paraId="3803027D">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42.341</w:t>
            </w:r>
          </w:p>
        </w:tc>
        <w:tc>
          <w:tcPr>
            <w:tcW w:w="764" w:type="dxa"/>
            <w:tcBorders>
              <w:top w:val="nil"/>
              <w:left w:val="nil"/>
              <w:bottom w:val="nil"/>
              <w:right w:val="nil"/>
            </w:tcBorders>
            <w:shd w:val="clear" w:color="auto" w:fill="auto"/>
            <w:noWrap w:val="0"/>
            <w:tcMar>
              <w:top w:w="216" w:type="dxa"/>
              <w:left w:w="240" w:type="dxa"/>
              <w:bottom w:w="20" w:type="dxa"/>
              <w:right w:w="-1" w:type="dxa"/>
            </w:tcMar>
            <w:vAlign w:val="center"/>
          </w:tcPr>
          <w:p w14:paraId="6751082D">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0.002</w:t>
            </w:r>
          </w:p>
        </w:tc>
      </w:tr>
      <w:tr w14:paraId="181CD439">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54" w:type="dxa"/>
            <w:tcBorders>
              <w:top w:val="nil"/>
              <w:left w:val="nil"/>
              <w:bottom w:val="single" w:color="auto" w:sz="12" w:space="0"/>
              <w:right w:val="nil"/>
            </w:tcBorders>
            <w:shd w:val="clear" w:color="auto" w:fill="auto"/>
            <w:noWrap w:val="0"/>
            <w:tcMar>
              <w:top w:w="216" w:type="dxa"/>
              <w:left w:w="240" w:type="dxa"/>
              <w:bottom w:w="20" w:type="dxa"/>
              <w:right w:w="-1" w:type="dxa"/>
            </w:tcMar>
            <w:vAlign w:val="center"/>
          </w:tcPr>
          <w:p w14:paraId="6ECD4CEA">
            <w:pPr>
              <w:pStyle w:val="21"/>
              <w:snapToGrid w:val="0"/>
              <w:spacing w:line="240" w:lineRule="auto"/>
              <w:ind w:left="0" w:leftChars="0" w:right="0" w:rightChars="0" w:firstLine="0" w:firstLineChars="0"/>
              <w:jc w:val="left"/>
              <w:rPr>
                <w:rFonts w:ascii="Times New Roman" w:hAnsi="Times New Roman" w:cs="Times New Roman"/>
                <w:color w:val="000000"/>
                <w:sz w:val="21"/>
                <w:szCs w:val="21"/>
              </w:rPr>
            </w:pPr>
            <w:r>
              <w:rPr>
                <w:rFonts w:hint="eastAsia" w:ascii="Times New Roman" w:hAnsi="Times New Roman" w:cs="Times New Roman"/>
                <w:color w:val="000000"/>
                <w:sz w:val="21"/>
                <w:szCs w:val="21"/>
              </w:rPr>
              <w:t>Residuals</w:t>
            </w:r>
          </w:p>
        </w:tc>
        <w:tc>
          <w:tcPr>
            <w:tcW w:w="1938" w:type="dxa"/>
            <w:tcBorders>
              <w:top w:val="nil"/>
              <w:left w:val="nil"/>
              <w:bottom w:val="single" w:color="auto" w:sz="12" w:space="0"/>
              <w:right w:val="nil"/>
            </w:tcBorders>
            <w:shd w:val="clear" w:color="auto" w:fill="auto"/>
            <w:noWrap w:val="0"/>
            <w:tcMar>
              <w:top w:w="216" w:type="dxa"/>
              <w:left w:w="240" w:type="dxa"/>
              <w:bottom w:w="20" w:type="dxa"/>
              <w:right w:w="-1" w:type="dxa"/>
            </w:tcMar>
            <w:vAlign w:val="center"/>
          </w:tcPr>
          <w:p w14:paraId="7F48944D">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0.028</w:t>
            </w:r>
          </w:p>
        </w:tc>
        <w:tc>
          <w:tcPr>
            <w:tcW w:w="687" w:type="dxa"/>
            <w:tcBorders>
              <w:left w:val="nil"/>
              <w:bottom w:val="single" w:color="auto" w:sz="12" w:space="0"/>
              <w:right w:val="nil"/>
            </w:tcBorders>
            <w:shd w:val="clear" w:color="auto" w:fill="auto"/>
            <w:noWrap w:val="0"/>
            <w:tcMar>
              <w:top w:w="216" w:type="dxa"/>
              <w:left w:w="240" w:type="dxa"/>
              <w:bottom w:w="20" w:type="dxa"/>
              <w:right w:w="-1" w:type="dxa"/>
            </w:tcMar>
            <w:vAlign w:val="center"/>
          </w:tcPr>
          <w:p w14:paraId="458A5EDE">
            <w:pPr>
              <w:pStyle w:val="21"/>
              <w:snapToGrid w:val="0"/>
              <w:spacing w:line="240" w:lineRule="auto"/>
              <w:ind w:left="0" w:leftChars="0" w:right="0" w:rightChars="0" w:firstLine="0" w:firstLineChars="0"/>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4</w:t>
            </w:r>
          </w:p>
        </w:tc>
        <w:tc>
          <w:tcPr>
            <w:tcW w:w="1803" w:type="dxa"/>
            <w:tcBorders>
              <w:top w:val="nil"/>
              <w:left w:val="nil"/>
              <w:bottom w:val="single" w:color="auto" w:sz="12" w:space="0"/>
              <w:right w:val="nil"/>
            </w:tcBorders>
            <w:shd w:val="clear" w:color="auto" w:fill="auto"/>
            <w:noWrap w:val="0"/>
            <w:tcMar>
              <w:top w:w="216" w:type="dxa"/>
              <w:left w:w="240" w:type="dxa"/>
              <w:bottom w:w="20" w:type="dxa"/>
              <w:right w:w="-1" w:type="dxa"/>
            </w:tcMar>
            <w:vAlign w:val="center"/>
          </w:tcPr>
          <w:p w14:paraId="106CB321">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r>
              <w:rPr>
                <w:rFonts w:hint="eastAsia" w:ascii="Times New Roman" w:hAnsi="Times New Roman" w:cs="Times New Roman"/>
                <w:color w:val="000000"/>
                <w:sz w:val="21"/>
                <w:szCs w:val="21"/>
              </w:rPr>
              <w:t>0.007</w:t>
            </w:r>
          </w:p>
        </w:tc>
        <w:tc>
          <w:tcPr>
            <w:tcW w:w="878" w:type="dxa"/>
            <w:tcBorders>
              <w:top w:val="nil"/>
              <w:left w:val="nil"/>
              <w:bottom w:val="single" w:color="auto" w:sz="12" w:space="0"/>
              <w:right w:val="nil"/>
            </w:tcBorders>
            <w:shd w:val="clear" w:color="auto" w:fill="auto"/>
            <w:noWrap w:val="0"/>
            <w:tcMar>
              <w:top w:w="216" w:type="dxa"/>
              <w:left w:w="240" w:type="dxa"/>
              <w:bottom w:w="20" w:type="dxa"/>
              <w:right w:w="-1" w:type="dxa"/>
            </w:tcMar>
            <w:vAlign w:val="center"/>
          </w:tcPr>
          <w:p w14:paraId="36B87D0F">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c>
          <w:tcPr>
            <w:tcW w:w="764" w:type="dxa"/>
            <w:tcBorders>
              <w:top w:val="nil"/>
              <w:left w:val="nil"/>
              <w:bottom w:val="single" w:color="auto" w:sz="12" w:space="0"/>
              <w:right w:val="nil"/>
            </w:tcBorders>
            <w:shd w:val="clear" w:color="auto" w:fill="auto"/>
            <w:noWrap w:val="0"/>
            <w:tcMar>
              <w:top w:w="216" w:type="dxa"/>
              <w:left w:w="240" w:type="dxa"/>
              <w:bottom w:w="20" w:type="dxa"/>
              <w:right w:w="-1" w:type="dxa"/>
            </w:tcMar>
            <w:vAlign w:val="center"/>
          </w:tcPr>
          <w:p w14:paraId="67F9A7C6">
            <w:pPr>
              <w:pStyle w:val="21"/>
              <w:snapToGrid w:val="0"/>
              <w:spacing w:line="240" w:lineRule="auto"/>
              <w:ind w:left="0" w:leftChars="0" w:right="0" w:rightChars="0" w:firstLine="0" w:firstLineChars="0"/>
              <w:jc w:val="center"/>
              <w:rPr>
                <w:rFonts w:ascii="Times New Roman" w:hAnsi="Times New Roman" w:cs="Times New Roman"/>
                <w:color w:val="000000"/>
                <w:sz w:val="21"/>
                <w:szCs w:val="21"/>
              </w:rPr>
            </w:pPr>
          </w:p>
        </w:tc>
      </w:tr>
    </w:tbl>
    <w:p w14:paraId="2E65D497">
      <w:pPr>
        <w:ind w:left="0" w:leftChars="0" w:firstLine="0" w:firstLineChars="0"/>
        <w:rPr>
          <w:rFonts w:hint="default"/>
          <w:lang w:val="en-US" w:eastAsia="zh-CN"/>
        </w:rPr>
      </w:pPr>
    </w:p>
    <w:p w14:paraId="4764B18C">
      <w:pPr>
        <w:pStyle w:val="3"/>
      </w:pPr>
      <w:r>
        <w:t xml:space="preserve">  </w:t>
      </w:r>
      <w:bookmarkStart w:id="33" w:name="_Toc23558"/>
      <w:r>
        <w:rPr>
          <w:rFonts w:hint="eastAsia"/>
          <w:lang w:val="en-US" w:eastAsia="zh-CN"/>
        </w:rPr>
        <w:t>讨论</w:t>
      </w:r>
      <w:bookmarkEnd w:id="33"/>
    </w:p>
    <w:p w14:paraId="2E4B0011">
      <w:pPr>
        <w:pStyle w:val="21"/>
        <w:keepNext w:val="0"/>
        <w:keepLines w:val="0"/>
        <w:pageBreakBefore w:val="0"/>
        <w:widowControl/>
        <w:suppressLineNumbers w:val="0"/>
        <w:shd w:val="clear"/>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Times New Roman" w:hAnsi="Times New Roman" w:eastAsia="宋体" w:cs="Times New Roman"/>
          <w:kern w:val="2"/>
          <w:sz w:val="24"/>
          <w:szCs w:val="22"/>
          <w:lang w:val="en-US" w:eastAsia="zh-CN" w:bidi="ar-SA"/>
        </w:rPr>
      </w:pPr>
      <w:r>
        <w:rPr>
          <w:rFonts w:hint="eastAsia" w:cs="Times New Roman"/>
          <w:kern w:val="2"/>
          <w:sz w:val="24"/>
          <w:szCs w:val="22"/>
          <w:lang w:val="en-US" w:eastAsia="zh-CN" w:bidi="ar-SA"/>
        </w:rPr>
        <w:t>综合实验一和实验二，</w:t>
      </w:r>
      <w:r>
        <w:rPr>
          <w:rFonts w:hint="default" w:ascii="Times New Roman" w:hAnsi="Times New Roman" w:eastAsia="宋体" w:cs="Times New Roman"/>
          <w:kern w:val="2"/>
          <w:sz w:val="24"/>
          <w:szCs w:val="22"/>
          <w:lang w:val="en-US" w:eastAsia="zh-CN" w:bidi="ar-SA"/>
        </w:rPr>
        <w:t>研究一的结果清</w:t>
      </w:r>
      <w:r>
        <w:rPr>
          <w:rFonts w:hint="eastAsia" w:cs="Times New Roman"/>
          <w:kern w:val="2"/>
          <w:sz w:val="24"/>
          <w:szCs w:val="22"/>
          <w:lang w:val="en-US" w:eastAsia="zh-CN" w:bidi="ar-SA"/>
        </w:rPr>
        <w:t>晰地</w:t>
      </w:r>
      <w:r>
        <w:rPr>
          <w:rFonts w:hint="default" w:ascii="Times New Roman" w:hAnsi="Times New Roman" w:eastAsia="宋体" w:cs="Times New Roman"/>
          <w:kern w:val="2"/>
          <w:sz w:val="24"/>
          <w:szCs w:val="22"/>
          <w:lang w:val="en-US" w:eastAsia="zh-CN" w:bidi="ar-SA"/>
        </w:rPr>
        <w:t>表明，人类能够感知气味混合物的主观复杂度，且该感知在一定范围内对成分数量敏感。当成分从2种增加到4种时，主观复杂度显著提升；但当成分数量继续增加至5种或6种时，复杂度感知不再发生显著变化。</w:t>
      </w:r>
    </w:p>
    <w:p w14:paraId="44CCD6CB">
      <w:pPr>
        <w:keepNext w:val="0"/>
        <w:keepLines w:val="0"/>
        <w:pageBreakBefore w:val="0"/>
        <w:widowControl/>
        <w:suppressLineNumbers w:val="0"/>
        <w:shd w:val="clear"/>
        <w:kinsoku/>
        <w:wordWrap/>
        <w:overflowPunct/>
        <w:topLinePunct w:val="0"/>
        <w:autoSpaceDE/>
        <w:autoSpaceDN/>
        <w:bidi w:val="0"/>
        <w:adjustRightInd/>
        <w:snapToGrid/>
        <w:spacing w:before="192" w:beforeAutospacing="0" w:after="192" w:afterAutospacing="0" w:line="300" w:lineRule="auto"/>
        <w:ind w:left="0" w:leftChars="0" w:right="0" w:rightChars="0" w:firstLine="480" w:firstLineChars="200"/>
        <w:jc w:val="lef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值得注意的是，我们发现当构成气味混合物的成分数量超过4之后，组分数量不再是影响混合物复杂度的主要因素。这符合以往文献中认为当混合物组分数量增加时，人类更有可能采取配置式而非分析式的嗅觉感知，即将气味当作一个整体而不能保留其中</w:t>
      </w:r>
      <w:r>
        <w:rPr>
          <w:rFonts w:hint="eastAsia" w:cs="Times New Roman"/>
          <w:kern w:val="2"/>
          <w:sz w:val="24"/>
          <w:szCs w:val="22"/>
          <w:lang w:val="en-US" w:eastAsia="zh-CN" w:bidi="ar-SA"/>
        </w:rPr>
        <w:t>单一成分</w:t>
      </w:r>
      <w:r>
        <w:rPr>
          <w:rFonts w:hint="default" w:ascii="Times New Roman" w:hAnsi="Times New Roman" w:eastAsia="宋体" w:cs="Times New Roman"/>
          <w:kern w:val="2"/>
          <w:sz w:val="24"/>
          <w:szCs w:val="22"/>
          <w:lang w:val="en-US" w:eastAsia="zh-CN" w:bidi="ar-SA"/>
        </w:rPr>
        <w:t>的特征信息的结果</w:t>
      </w:r>
      <w:r>
        <w:rPr>
          <w:rFonts w:hint="eastAsia" w:cs="Times New Roman"/>
          <w:kern w:val="2"/>
          <w:sz w:val="24"/>
          <w:szCs w:val="22"/>
          <w:lang w:val="en-US" w:eastAsia="zh-CN" w:bidi="ar-SA"/>
        </w:rPr>
        <w:t>[11]</w:t>
      </w:r>
      <w:r>
        <w:rPr>
          <w:rFonts w:hint="default" w:ascii="Times New Roman" w:hAnsi="Times New Roman" w:eastAsia="宋体" w:cs="Times New Roman"/>
          <w:kern w:val="2"/>
          <w:sz w:val="24"/>
          <w:szCs w:val="22"/>
          <w:lang w:val="en-US" w:eastAsia="zh-CN" w:bidi="ar-SA"/>
        </w:rPr>
        <w:t>。这</w:t>
      </w:r>
      <w:r>
        <w:rPr>
          <w:rFonts w:hint="eastAsia" w:ascii="Times New Roman" w:hAnsi="Times New Roman" w:eastAsia="宋体" w:cs="Times New Roman"/>
          <w:kern w:val="2"/>
          <w:sz w:val="24"/>
          <w:szCs w:val="22"/>
          <w:lang w:val="en-US" w:eastAsia="zh-CN" w:bidi="ar-SA"/>
        </w:rPr>
        <w:t>或许</w:t>
      </w:r>
      <w:r>
        <w:rPr>
          <w:rFonts w:hint="default" w:ascii="Times New Roman" w:hAnsi="Times New Roman" w:eastAsia="宋体" w:cs="Times New Roman"/>
          <w:kern w:val="2"/>
          <w:sz w:val="24"/>
          <w:szCs w:val="22"/>
          <w:lang w:val="en-US" w:eastAsia="zh-CN" w:bidi="ar-SA"/>
        </w:rPr>
        <w:t>暗示嗅觉系统在处理约4种及以上成分的混合物时，其加工模式可能发生质变</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参考本实验室2024年的研究，气味质量的中枢表征和感知结果能够嵌入亚分子结构的信息</w:t>
      </w:r>
      <w:r>
        <w:rPr>
          <w:rFonts w:hint="eastAsia" w:cs="Times New Roman"/>
          <w:kern w:val="2"/>
          <w:sz w:val="24"/>
          <w:szCs w:val="22"/>
          <w:lang w:val="en-US" w:eastAsia="zh-CN" w:bidi="ar-SA"/>
        </w:rPr>
        <w:t>[25]</w:t>
      </w:r>
      <w:r>
        <w:rPr>
          <w:rFonts w:hint="eastAsia" w:ascii="Times New Roman" w:hAnsi="Times New Roman" w:eastAsia="宋体" w:cs="Times New Roman"/>
          <w:kern w:val="2"/>
          <w:sz w:val="24"/>
          <w:szCs w:val="22"/>
          <w:lang w:val="en-US" w:eastAsia="zh-CN" w:bidi="ar-SA"/>
        </w:rPr>
        <w:t>。因此，</w:t>
      </w:r>
      <w:r>
        <w:rPr>
          <w:rFonts w:hint="default" w:ascii="Times New Roman" w:hAnsi="Times New Roman" w:eastAsia="宋体" w:cs="Times New Roman"/>
          <w:kern w:val="2"/>
          <w:sz w:val="24"/>
          <w:szCs w:val="22"/>
          <w:lang w:val="en-US" w:eastAsia="zh-CN" w:bidi="ar-SA"/>
        </w:rPr>
        <w:t>虽然以上分析假定了气味分子是混合物感知的基本单位，</w:t>
      </w:r>
      <w:r>
        <w:rPr>
          <w:rFonts w:hint="eastAsia" w:ascii="Times New Roman" w:hAnsi="Times New Roman" w:eastAsia="宋体" w:cs="Times New Roman"/>
          <w:kern w:val="2"/>
          <w:sz w:val="24"/>
          <w:szCs w:val="22"/>
          <w:lang w:val="en-US" w:eastAsia="zh-CN" w:bidi="ar-SA"/>
        </w:rPr>
        <w:t>但</w:t>
      </w:r>
      <w:r>
        <w:rPr>
          <w:rFonts w:hint="default" w:ascii="Times New Roman" w:hAnsi="Times New Roman" w:eastAsia="宋体" w:cs="Times New Roman"/>
          <w:kern w:val="2"/>
          <w:sz w:val="24"/>
          <w:szCs w:val="22"/>
          <w:lang w:val="en-US" w:eastAsia="zh-CN" w:bidi="ar-SA"/>
        </w:rPr>
        <w:t>化学亚结构可能是影响气味混合物复杂度感知的潜在因素</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换言之，即使大脑对混合物的加工已转向配置性模式，成分分子内部的亚结构特征仍可能以某种方式“嵌入”整体表征之中，进而影响主观复杂度感知。</w:t>
      </w:r>
    </w:p>
    <w:p w14:paraId="331B85AC">
      <w:pPr>
        <w:keepNext w:val="0"/>
        <w:keepLines w:val="0"/>
        <w:pageBreakBefore w:val="0"/>
        <w:widowControl/>
        <w:suppressLineNumbers w:val="0"/>
        <w:shd w:val="clear"/>
        <w:kinsoku/>
        <w:wordWrap/>
        <w:overflowPunct/>
        <w:topLinePunct w:val="0"/>
        <w:autoSpaceDE/>
        <w:autoSpaceDN/>
        <w:bidi w:val="0"/>
        <w:adjustRightInd/>
        <w:snapToGrid/>
        <w:spacing w:before="192" w:beforeAutospacing="0" w:after="192" w:afterAutospacing="0" w:line="300" w:lineRule="auto"/>
        <w:ind w:left="0" w:leftChars="0" w:right="0" w:rightChars="0" w:firstLine="480" w:firstLineChars="200"/>
        <w:jc w:val="left"/>
        <w:textAlignment w:val="auto"/>
        <w:rPr>
          <w:rFonts w:hint="default" w:cs="Times New Roman"/>
          <w:lang w:val="en-US"/>
        </w:rPr>
      </w:pPr>
      <w:r>
        <w:rPr>
          <w:rFonts w:hint="eastAsia" w:cs="Times New Roman"/>
          <w:kern w:val="2"/>
          <w:sz w:val="24"/>
          <w:szCs w:val="22"/>
          <w:lang w:val="en-US" w:eastAsia="zh-CN" w:bidi="ar-SA"/>
        </w:rPr>
        <w:t>由于研究一中使用的气味分子两两之间化学结构相似度并不一致</w:t>
      </w:r>
      <w:r>
        <w:rPr>
          <w:rFonts w:hint="default" w:ascii="Times New Roman" w:hAnsi="Times New Roman" w:eastAsia="宋体" w:cs="Times New Roman"/>
          <w:kern w:val="2"/>
          <w:sz w:val="24"/>
          <w:szCs w:val="22"/>
          <w:lang w:val="en-US" w:eastAsia="zh-CN" w:bidi="ar-SA"/>
        </w:rPr>
        <w:t>，这有可能解释了</w:t>
      </w:r>
      <w:r>
        <w:rPr>
          <w:rFonts w:hint="eastAsia" w:cs="Times New Roman"/>
          <w:kern w:val="2"/>
          <w:sz w:val="24"/>
          <w:szCs w:val="22"/>
          <w:lang w:val="en-US" w:eastAsia="zh-CN" w:bidi="ar-SA"/>
        </w:rPr>
        <w:t>为什么部分试次中混合物组合的表现优于其他试次</w:t>
      </w:r>
      <w:r>
        <w:rPr>
          <w:rFonts w:hint="default" w:ascii="Times New Roman" w:hAnsi="Times New Roman" w:eastAsia="宋体" w:cs="Times New Roman"/>
          <w:kern w:val="2"/>
          <w:sz w:val="24"/>
          <w:szCs w:val="22"/>
          <w:lang w:val="en-US" w:eastAsia="zh-CN" w:bidi="ar-SA"/>
        </w:rPr>
        <w:t>。这一发现进一步强化了我们的推测：成分的内在化学特征</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即分子亚结构及其相互关系</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可能在主观复杂度感知中扮演着重要角色。这些证据共同为研究二的开展提供了直接的理论基础和经验铺垫，促使我们在控制成分数量的前提下，系统考察化学亚结构相似性对主观复杂度感知的影响</w:t>
      </w:r>
      <w:r>
        <w:rPr>
          <w:rFonts w:hint="eastAsia" w:cs="Times New Roman"/>
          <w:kern w:val="2"/>
          <w:sz w:val="24"/>
          <w:szCs w:val="22"/>
          <w:lang w:val="en-US" w:eastAsia="zh-CN" w:bidi="ar-SA"/>
        </w:rPr>
        <w:t>.</w:t>
      </w:r>
    </w:p>
    <w:p w14:paraId="5FBF398E">
      <w:pPr>
        <w:pStyle w:val="2"/>
      </w:pPr>
      <w:bookmarkStart w:id="34" w:name="_Toc99656539"/>
      <w:r>
        <w:t xml:space="preserve">  </w:t>
      </w:r>
      <w:bookmarkEnd w:id="34"/>
      <w:bookmarkStart w:id="35" w:name="_Toc28993"/>
      <w:r>
        <w:rPr>
          <w:rFonts w:hint="eastAsia" w:ascii="黑体" w:hAnsi="黑体" w:eastAsia="黑体" w:cs="黑体"/>
          <w:b/>
          <w:bCs/>
          <w:kern w:val="2"/>
          <w:sz w:val="28"/>
          <w:szCs w:val="28"/>
          <w:lang w:val="en-US" w:eastAsia="zh-CN" w:bidi="ar-SA"/>
        </w:rPr>
        <w:t>研究二：化学亚结构对感知复杂度的影响</w:t>
      </w:r>
      <w:bookmarkEnd w:id="35"/>
    </w:p>
    <w:p w14:paraId="1E0DF88F">
      <w:pPr>
        <w:pStyle w:val="3"/>
        <w:numPr>
          <w:ilvl w:val="1"/>
          <w:numId w:val="4"/>
        </w:numPr>
      </w:pPr>
      <w:bookmarkStart w:id="36" w:name="_Toc99656542"/>
      <w:r>
        <w:t xml:space="preserve">  </w:t>
      </w:r>
      <w:bookmarkStart w:id="37" w:name="_Toc12125"/>
      <w:r>
        <w:rPr>
          <w:rFonts w:hint="eastAsia" w:ascii="黑体" w:hAnsi="黑体" w:eastAsia="黑体" w:cs="黑体"/>
          <w:kern w:val="2"/>
          <w:sz w:val="24"/>
          <w:szCs w:val="22"/>
          <w:lang w:val="en-US" w:eastAsia="zh-CN" w:bidi="ar-SA"/>
        </w:rPr>
        <w:t>气味材料与复杂度计算</w:t>
      </w:r>
      <w:bookmarkEnd w:id="37"/>
    </w:p>
    <w:p w14:paraId="307E8939">
      <w:pPr>
        <w:keepNext w:val="0"/>
        <w:keepLines w:val="0"/>
        <w:pageBreakBefore w:val="0"/>
        <w:widowControl/>
        <w:suppressLineNumbers w:val="0"/>
        <w:shd w:val="clear"/>
        <w:kinsoku/>
        <w:wordWrap/>
        <w:overflowPunct/>
        <w:topLinePunct w:val="0"/>
        <w:autoSpaceDE/>
        <w:autoSpaceDN/>
        <w:bidi w:val="0"/>
        <w:adjustRightInd/>
        <w:snapToGrid/>
        <w:spacing w:before="192" w:beforeAutospacing="0" w:after="192" w:afterAutospacing="0" w:line="300" w:lineRule="auto"/>
        <w:ind w:left="0" w:leftChars="0" w:right="0" w:rightChars="0" w:firstLine="480" w:firstLineChars="200"/>
        <w:jc w:val="left"/>
        <w:textAlignment w:val="auto"/>
        <w:rPr>
          <w:rFonts w:hint="eastAsia"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研究一已初步证实成分数量对混合物感知复杂度的影响存在上限，这引导我们将目光转向分子化学亚结构可能带来的效应。研究二的核心目的在于，找到一个能够有效量化分子结构复杂程度的化学信息学指标，并尝试建立其与主观感知复杂度之间的关联。</w:t>
      </w:r>
    </w:p>
    <w:p w14:paraId="1EA26A49">
      <w:pPr>
        <w:keepNext w:val="0"/>
        <w:keepLines w:val="0"/>
        <w:pageBreakBefore w:val="0"/>
        <w:widowControl/>
        <w:suppressLineNumbers w:val="0"/>
        <w:shd w:val="clear"/>
        <w:kinsoku/>
        <w:wordWrap/>
        <w:overflowPunct/>
        <w:topLinePunct w:val="0"/>
        <w:autoSpaceDE/>
        <w:autoSpaceDN/>
        <w:bidi w:val="0"/>
        <w:adjustRightInd/>
        <w:snapToGrid/>
        <w:spacing w:before="192" w:beforeAutospacing="0" w:after="192" w:afterAutospacing="0" w:line="300" w:lineRule="auto"/>
        <w:ind w:left="0" w:leftChars="0" w:right="0" w:rightChars="0" w:firstLine="480" w:firstLineChars="200"/>
        <w:jc w:val="left"/>
        <w:textAlignment w:val="auto"/>
        <w:rPr>
          <w:rFonts w:cs="Times New Roman"/>
        </w:rPr>
      </w:pPr>
      <w:r>
        <w:rPr>
          <w:rFonts w:hint="default" w:ascii="Times New Roman" w:hAnsi="Times New Roman" w:eastAsia="宋体" w:cs="Times New Roman"/>
          <w:kern w:val="2"/>
          <w:sz w:val="24"/>
          <w:szCs w:val="22"/>
          <w:lang w:val="en-US" w:eastAsia="zh-CN" w:bidi="ar-SA"/>
        </w:rPr>
        <w:t>在研究一的基础上，研究二将气味材料的范围由7种扩充至16种</w:t>
      </w:r>
      <w:r>
        <w:rPr>
          <w:rFonts w:hint="eastAsia" w:cs="Times New Roman"/>
          <w:kern w:val="2"/>
          <w:sz w:val="24"/>
          <w:szCs w:val="22"/>
          <w:lang w:val="en-US" w:eastAsia="zh-CN" w:bidi="ar-SA"/>
        </w:rPr>
        <w:t>（见附录）</w:t>
      </w:r>
      <w:r>
        <w:rPr>
          <w:rFonts w:hint="default" w:ascii="Times New Roman" w:hAnsi="Times New Roman" w:eastAsia="宋体" w:cs="Times New Roman"/>
          <w:kern w:val="2"/>
          <w:sz w:val="24"/>
          <w:szCs w:val="22"/>
          <w:lang w:val="en-US" w:eastAsia="zh-CN" w:bidi="ar-SA"/>
        </w:rPr>
        <w:t>。这些气味分子均事先经过强度匹配，且经预实验确认为参与者不易直接命名的气味，以最大限度地排除语义标签信息对实验结果的潜在干扰。混合物的配制继续沿用研究一中的等比例混合方法，即对于总体积为X毫升、含n种成分的混合物，每种成分的体积为X/n毫升。通过此方法共获得9种成分数量均为4种（n=4）的气味混合物，覆盖了13种不同的气味分子。为方便实验记录，混合物以成分名称的三个英文字母组成的无意义音节进行编码</w:t>
      </w:r>
      <w:r>
        <w:rPr>
          <w:rFonts w:hint="eastAsia" w:cs="Times New Roman"/>
          <w:kern w:val="2"/>
          <w:sz w:val="24"/>
          <w:szCs w:val="22"/>
          <w:lang w:val="en-US" w:eastAsia="zh-CN" w:bidi="ar-SA"/>
        </w:rPr>
        <w:t>，见表3-1</w:t>
      </w:r>
      <w:r>
        <w:rPr>
          <w:rFonts w:hint="default" w:ascii="Times New Roman" w:hAnsi="Times New Roman" w:eastAsia="宋体" w:cs="Times New Roman"/>
          <w:kern w:val="2"/>
          <w:sz w:val="24"/>
          <w:szCs w:val="22"/>
          <w:lang w:val="en-US" w:eastAsia="zh-CN" w:bidi="ar-SA"/>
        </w:rPr>
        <w:t>。</w:t>
      </w:r>
    </w:p>
    <w:p w14:paraId="0CC9DCE4">
      <w:pPr>
        <w:pStyle w:val="4"/>
        <w:bidi w:val="0"/>
      </w:pPr>
      <w:r>
        <w:t xml:space="preserve">  </w:t>
      </w:r>
      <w:bookmarkStart w:id="38" w:name="_Toc21904"/>
      <w:r>
        <w:rPr>
          <w:rFonts w:hint="eastAsia"/>
        </w:rPr>
        <w:t>基于RDKit指纹的平均法</w:t>
      </w:r>
      <w:bookmarkEnd w:id="38"/>
    </w:p>
    <w:p w14:paraId="438BD675">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80" w:firstLineChars="200"/>
        <w:jc w:val="both"/>
        <w:textAlignment w:val="auto"/>
        <w:rPr>
          <w:rFonts w:hint="eastAsia" w:eastAsia="宋体" w:cs="Times New Roman"/>
          <w:sz w:val="24"/>
          <w:lang w:val="en-US" w:eastAsia="zh-CN"/>
        </w:rPr>
      </w:pPr>
      <w:r>
        <w:rPr>
          <w:rFonts w:hint="eastAsia" w:eastAsia="宋体" w:cs="Times New Roman"/>
          <w:sz w:val="24"/>
          <w:lang w:val="en-US" w:eastAsia="zh-CN"/>
        </w:rPr>
        <w:t>为量化两个分子之间的化学结构相似性，我们采用基于分子指纹的谷本系数（Tanimoto coefficient）</w:t>
      </w:r>
      <w:r>
        <w:rPr>
          <w:rFonts w:hint="eastAsia" w:cs="Times New Roman"/>
          <w:sz w:val="24"/>
          <w:lang w:val="en-US" w:eastAsia="zh-CN"/>
        </w:rPr>
        <w:t>。</w:t>
      </w:r>
      <w:r>
        <w:rPr>
          <w:rFonts w:hint="eastAsia" w:ascii="Times New Roman" w:hAnsi="Times New Roman" w:eastAsia="宋体" w:cs="Times New Roman"/>
          <w:kern w:val="2"/>
          <w:sz w:val="24"/>
          <w:szCs w:val="22"/>
          <w:lang w:val="en-US" w:eastAsia="zh-CN" w:bidi="ar-SA"/>
        </w:rPr>
        <w:t>ChemMine工具包提供了多种分子指纹生成和相似性计算的功能</w:t>
      </w:r>
      <w:r>
        <w:rPr>
          <w:rFonts w:hint="eastAsia" w:cs="Times New Roman"/>
          <w:sz w:val="24"/>
          <w:lang w:val="en-US" w:eastAsia="zh-CN"/>
        </w:rPr>
        <w:t>[26]</w:t>
      </w:r>
      <w:r>
        <w:rPr>
          <w:rFonts w:hint="eastAsia" w:eastAsia="宋体" w:cs="Times New Roman"/>
          <w:sz w:val="24"/>
          <w:lang w:val="en-US" w:eastAsia="zh-CN"/>
        </w:rPr>
        <w:t>。对于两个分子 A 和 B，它们的分子指纹分别表示为位向量 F</w:t>
      </w:r>
      <w:r>
        <w:rPr>
          <w:rFonts w:hint="eastAsia" w:eastAsia="宋体" w:cs="Times New Roman"/>
          <w:sz w:val="24"/>
          <w:vertAlign w:val="subscript"/>
          <w:lang w:val="en-US" w:eastAsia="zh-CN"/>
        </w:rPr>
        <w:t>A</w:t>
      </w:r>
      <w:r>
        <w:rPr>
          <w:rFonts w:hint="eastAsia" w:eastAsia="宋体" w:cs="Times New Roman"/>
          <w:sz w:val="24"/>
          <w:lang w:val="en-US" w:eastAsia="zh-CN"/>
        </w:rPr>
        <w:t>和 F</w:t>
      </w:r>
      <w:r>
        <w:rPr>
          <w:rFonts w:hint="eastAsia" w:eastAsia="宋体" w:cs="Times New Roman"/>
          <w:sz w:val="24"/>
          <w:vertAlign w:val="subscript"/>
          <w:lang w:val="en-US" w:eastAsia="zh-CN"/>
        </w:rPr>
        <w:t>B</w:t>
      </w:r>
      <w:r>
        <w:rPr>
          <w:rFonts w:hint="eastAsia" w:eastAsia="宋体" w:cs="Times New Roman"/>
          <w:sz w:val="24"/>
          <w:lang w:val="en-US" w:eastAsia="zh-CN"/>
        </w:rPr>
        <w:t>，Tanimoto 系数的定义为：</w:t>
      </w:r>
    </w:p>
    <w:p w14:paraId="1859F54F">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jc w:val="right"/>
        <w:textAlignment w:val="auto"/>
        <w:rPr>
          <w:rFonts w:hint="eastAsia" w:eastAsia="宋体" w:cs="Times New Roman"/>
          <w:sz w:val="24"/>
          <w:lang w:val="en-US" w:eastAsia="zh-CN"/>
        </w:rPr>
      </w:pPr>
      <w:r>
        <w:rPr>
          <w:rFonts w:hint="eastAsia" w:eastAsia="宋体" w:cs="Times New Roman"/>
          <w:sz w:val="24"/>
          <w:lang w:val="en-US" w:eastAsia="zh-CN"/>
        </w:rPr>
        <w:drawing>
          <wp:anchor distT="0" distB="0" distL="114300" distR="114300" simplePos="0" relativeHeight="251664384" behindDoc="0" locked="0" layoutInCell="1" allowOverlap="1">
            <wp:simplePos x="0" y="0"/>
            <wp:positionH relativeFrom="column">
              <wp:posOffset>345440</wp:posOffset>
            </wp:positionH>
            <wp:positionV relativeFrom="paragraph">
              <wp:posOffset>116840</wp:posOffset>
            </wp:positionV>
            <wp:extent cx="3104515" cy="400050"/>
            <wp:effectExtent l="0" t="0" r="4445" b="11430"/>
            <wp:wrapSquare wrapText="bothSides"/>
            <wp:docPr id="15"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4E55B0-647D-440b-865C-3EC943EB4CBC-1" descr="wpsoffice"/>
                    <pic:cNvPicPr>
                      <a:picLocks noChangeAspect="1"/>
                    </pic:cNvPicPr>
                  </pic:nvPicPr>
                  <pic:blipFill>
                    <a:blip r:embed="rId41"/>
                    <a:stretch>
                      <a:fillRect/>
                    </a:stretch>
                  </pic:blipFill>
                  <pic:spPr>
                    <a:xfrm>
                      <a:off x="0" y="0"/>
                      <a:ext cx="3104515" cy="400050"/>
                    </a:xfrm>
                    <a:prstGeom prst="rect">
                      <a:avLst/>
                    </a:prstGeom>
                  </pic:spPr>
                </pic:pic>
              </a:graphicData>
            </a:graphic>
          </wp:anchor>
        </w:drawing>
      </w:r>
      <w:r>
        <w:rPr>
          <w:rFonts w:hint="eastAsia" w:cs="Times New Roman"/>
          <w:sz w:val="24"/>
          <w:lang w:val="en-US" w:eastAsia="zh-CN"/>
        </w:rPr>
        <w:t>（3-1）</w:t>
      </w:r>
    </w:p>
    <w:p w14:paraId="2EB6279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jc w:val="both"/>
        <w:textAlignment w:val="auto"/>
        <w:rPr>
          <w:rFonts w:hint="eastAsia" w:eastAsia="宋体" w:cs="Times New Roman"/>
          <w:sz w:val="24"/>
          <w:lang w:val="en-US" w:eastAsia="zh-CN"/>
        </w:rPr>
      </w:pPr>
    </w:p>
    <w:p w14:paraId="75196950">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eastAsia" w:eastAsia="宋体" w:cs="Times New Roman"/>
          <w:sz w:val="24"/>
          <w:lang w:val="en-US" w:eastAsia="zh-CN"/>
        </w:rPr>
      </w:pPr>
      <w:r>
        <w:rPr>
          <w:rFonts w:hint="eastAsia" w:eastAsia="宋体" w:cs="Times New Roman"/>
          <w:sz w:val="24"/>
          <w:lang w:val="en-US" w:eastAsia="zh-CN"/>
        </w:rPr>
        <w:t>分别使用RDKit默认指纹和原子对指纹计算所有分子对之间的相似度：</w:t>
      </w:r>
    </w:p>
    <w:p w14:paraId="5A64B6E5">
      <w:pPr>
        <w:keepNext w:val="0"/>
        <w:keepLines w:val="0"/>
        <w:pageBreakBefore w:val="0"/>
        <w:widowControl/>
        <w:numPr>
          <w:ilvl w:val="0"/>
          <w:numId w:val="5"/>
        </w:numPr>
        <w:suppressLineNumbers w:val="0"/>
        <w:shd w:val="clear"/>
        <w:kinsoku/>
        <w:wordWrap/>
        <w:overflowPunct/>
        <w:topLinePunct w:val="0"/>
        <w:autoSpaceDE/>
        <w:autoSpaceDN/>
        <w:bidi w:val="0"/>
        <w:adjustRightInd/>
        <w:snapToGrid/>
        <w:spacing w:before="192" w:beforeAutospacing="0" w:after="192" w:afterAutospacing="0" w:line="300" w:lineRule="auto"/>
        <w:ind w:left="420" w:leftChars="0" w:right="0" w:rightChars="0" w:hanging="420" w:firstLineChars="0"/>
        <w:jc w:val="both"/>
        <w:textAlignment w:val="auto"/>
        <w:rPr>
          <w:rFonts w:hint="eastAsia" w:eastAsia="宋体" w:cs="Times New Roman"/>
          <w:sz w:val="24"/>
          <w:lang w:val="en-US" w:eastAsia="zh-CN"/>
        </w:rPr>
      </w:pPr>
      <w:r>
        <w:rPr>
          <w:rFonts w:hint="eastAsia" w:eastAsia="宋体" w:cs="Times New Roman"/>
          <w:sz w:val="24"/>
          <w:lang w:val="en-US" w:eastAsia="zh-CN"/>
        </w:rPr>
        <w:t>RDKit默认指纹：基于Morgan算法生成的圆形拓扑指纹</w:t>
      </w:r>
      <w:r>
        <w:rPr>
          <w:rFonts w:hint="eastAsia" w:cs="Times New Roman"/>
          <w:sz w:val="24"/>
          <w:lang w:val="en-US" w:eastAsia="zh-CN"/>
        </w:rPr>
        <w:t>[30]</w:t>
      </w:r>
      <w:r>
        <w:rPr>
          <w:rFonts w:hint="eastAsia" w:eastAsia="宋体" w:cs="Times New Roman"/>
          <w:sz w:val="24"/>
          <w:lang w:val="en-US" w:eastAsia="zh-CN"/>
        </w:rPr>
        <w:t>，通过寻找两个分子的最大公共子结构（Maximun common substructure，以下简称MCS），计算得到一个范围在0到1之间的相似度数值。</w:t>
      </w:r>
    </w:p>
    <w:p w14:paraId="5F26836B">
      <w:pPr>
        <w:keepNext w:val="0"/>
        <w:keepLines w:val="0"/>
        <w:pageBreakBefore w:val="0"/>
        <w:widowControl/>
        <w:numPr>
          <w:ilvl w:val="0"/>
          <w:numId w:val="5"/>
        </w:numPr>
        <w:suppressLineNumbers w:val="0"/>
        <w:shd w:val="clear"/>
        <w:kinsoku/>
        <w:wordWrap/>
        <w:overflowPunct/>
        <w:topLinePunct w:val="0"/>
        <w:autoSpaceDE/>
        <w:autoSpaceDN/>
        <w:bidi w:val="0"/>
        <w:adjustRightInd/>
        <w:snapToGrid/>
        <w:spacing w:before="192" w:beforeAutospacing="0" w:after="192" w:afterAutospacing="0" w:line="300" w:lineRule="auto"/>
        <w:ind w:left="420" w:leftChars="0" w:right="0" w:rightChars="0" w:hanging="420" w:firstLineChars="0"/>
        <w:jc w:val="both"/>
        <w:textAlignment w:val="auto"/>
        <w:rPr>
          <w:rFonts w:hint="eastAsia" w:eastAsia="宋体" w:cs="Times New Roman"/>
          <w:sz w:val="24"/>
          <w:lang w:val="en-US" w:eastAsia="zh-CN"/>
        </w:rPr>
      </w:pPr>
      <w:r>
        <w:rPr>
          <w:rFonts w:hint="eastAsia" w:eastAsia="宋体" w:cs="Times New Roman"/>
          <w:sz w:val="24"/>
          <w:lang w:val="en-US" w:eastAsia="zh-CN"/>
        </w:rPr>
        <w:t>原子对指纹（Atom Pair, 以下简称AP）：通过枚举分子中所有原子对之间的最短拓扑路径长度，并结合原子类型信息进行编码</w:t>
      </w:r>
      <w:r>
        <w:rPr>
          <w:rFonts w:hint="eastAsia" w:cs="Times New Roman"/>
          <w:sz w:val="24"/>
          <w:lang w:val="en-US" w:eastAsia="zh-CN"/>
        </w:rPr>
        <w:t>[33]</w:t>
      </w:r>
      <w:r>
        <w:rPr>
          <w:rFonts w:hint="eastAsia" w:eastAsia="宋体" w:cs="Times New Roman"/>
          <w:sz w:val="24"/>
          <w:lang w:val="en-US" w:eastAsia="zh-CN"/>
        </w:rPr>
        <w:t>，生成一个描述分子内原子间空间排布的特征向量。随后根据Tanimoto公式计算得到一个范围在0到1之间的相似度数值。</w:t>
      </w:r>
    </w:p>
    <w:p w14:paraId="437CDC4E">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jc w:val="both"/>
        <w:textAlignment w:val="auto"/>
      </w:pPr>
      <w:r>
        <w:rPr>
          <w:rFonts w:hint="eastAsia" w:eastAsia="宋体" w:cs="Times New Roman"/>
          <w:sz w:val="24"/>
          <w:lang w:val="en-US" w:eastAsia="zh-CN"/>
        </w:rPr>
        <w:br w:type="textWrapping"/>
      </w:r>
      <w:r>
        <w:rPr>
          <w:rFonts w:hint="eastAsia" w:eastAsia="宋体" w:cs="Times New Roman"/>
          <w:sz w:val="24"/>
          <w:lang w:val="en-US" w:eastAsia="zh-CN"/>
        </w:rPr>
        <w:tab/>
      </w:r>
      <w:r>
        <w:rPr>
          <w:rFonts w:hint="eastAsia" w:eastAsia="宋体" w:cs="Times New Roman"/>
          <w:sz w:val="24"/>
          <w:lang w:val="en-US" w:eastAsia="zh-CN"/>
        </w:rPr>
        <w:t>比较发现，在本研究涉及的16个分子中，RDKit指纹给出的相似度变化范围更大，更灵敏地反映了分子间结构的差异</w:t>
      </w:r>
      <w:r>
        <w:rPr>
          <w:rFonts w:hint="eastAsia" w:cs="Times New Roman"/>
          <w:sz w:val="24"/>
          <w:lang w:val="en-US" w:eastAsia="zh-CN"/>
        </w:rPr>
        <w:t>（图3-1）</w:t>
      </w:r>
      <w:r>
        <w:rPr>
          <w:rFonts w:hint="eastAsia" w:eastAsia="宋体" w:cs="Times New Roman"/>
          <w:sz w:val="24"/>
          <w:lang w:val="en-US" w:eastAsia="zh-CN"/>
        </w:rPr>
        <w:t>。因此，后续分析均采用RDKit指纹计算的Tanimoto系数作为分子间化学结构相似性的度量。</w:t>
      </w:r>
    </w:p>
    <w:p w14:paraId="7E9DC5A1">
      <w:pPr>
        <w:pStyle w:val="11"/>
        <w:spacing w:before="120"/>
        <w:jc w:val="center"/>
        <w:rPr>
          <w:rFonts w:hint="eastAsia"/>
          <w:lang w:val="en-US" w:eastAsia="zh-CN"/>
        </w:rPr>
      </w:pPr>
      <w:r>
        <w:drawing>
          <wp:anchor distT="0" distB="0" distL="114300" distR="114300" simplePos="0" relativeHeight="251665408" behindDoc="0" locked="0" layoutInCell="1" allowOverlap="1">
            <wp:simplePos x="0" y="0"/>
            <wp:positionH relativeFrom="column">
              <wp:posOffset>-229235</wp:posOffset>
            </wp:positionH>
            <wp:positionV relativeFrom="page">
              <wp:posOffset>1606550</wp:posOffset>
            </wp:positionV>
            <wp:extent cx="5689600" cy="2592070"/>
            <wp:effectExtent l="0" t="0" r="10160" b="13970"/>
            <wp:wrapTopAndBottom/>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2"/>
                    <a:stretch>
                      <a:fillRect/>
                    </a:stretch>
                  </pic:blipFill>
                  <pic:spPr>
                    <a:xfrm>
                      <a:off x="0" y="0"/>
                      <a:ext cx="5689600" cy="2592070"/>
                    </a:xfrm>
                    <a:prstGeom prst="rect">
                      <a:avLst/>
                    </a:prstGeom>
                    <a:noFill/>
                    <a:ln>
                      <a:noFill/>
                    </a:ln>
                  </pic:spPr>
                </pic:pic>
              </a:graphicData>
            </a:graphic>
          </wp:anchor>
        </w:drawing>
      </w: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39" w:name="_Toc5579"/>
      <w:r>
        <w:rPr>
          <w:rFonts w:hint="eastAsia"/>
          <w:lang w:val="en-US" w:eastAsia="zh-CN"/>
        </w:rPr>
        <w:t xml:space="preserve"> 两种指纹计算的分子化学结构相似性</w:t>
      </w:r>
      <w:bookmarkEnd w:id="39"/>
    </w:p>
    <w:p w14:paraId="4C68043D">
      <w:pPr>
        <w:ind w:left="0" w:leftChars="0" w:firstLine="0" w:firstLineChars="0"/>
        <w:jc w:val="center"/>
        <w:rPr>
          <w:rFonts w:hint="eastAsia" w:cs="Times New Roman"/>
          <w:b/>
          <w:sz w:val="21"/>
          <w:szCs w:val="20"/>
        </w:rPr>
      </w:pPr>
      <w:r>
        <w:rPr>
          <w:rFonts w:cs="Times New Roman"/>
          <w:b/>
          <w:sz w:val="21"/>
          <w:szCs w:val="18"/>
        </w:rPr>
        <w:t xml:space="preserve">Figure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1</w:t>
      </w:r>
      <w:r>
        <w:rPr>
          <w:rFonts w:cs="Times New Roman"/>
          <w:b/>
          <w:sz w:val="21"/>
          <w:szCs w:val="18"/>
        </w:rPr>
        <w:t xml:space="preserve">  </w:t>
      </w:r>
      <w:r>
        <w:rPr>
          <w:rFonts w:hint="eastAsia" w:cs="Times New Roman"/>
          <w:b/>
          <w:sz w:val="21"/>
          <w:szCs w:val="20"/>
        </w:rPr>
        <w:t>Molecular chemical structure similarity calculated by two types of fingerprints</w:t>
      </w:r>
    </w:p>
    <w:p w14:paraId="44B0068E">
      <w:pPr>
        <w:ind w:left="0" w:leftChars="0" w:firstLine="0" w:firstLineChars="0"/>
        <w:jc w:val="both"/>
        <w:rPr>
          <w:rFonts w:hint="eastAsia" w:cs="Times New Roman"/>
          <w:b/>
          <w:sz w:val="21"/>
          <w:szCs w:val="20"/>
        </w:rPr>
      </w:pPr>
    </w:p>
    <w:p w14:paraId="6CBA5AA5">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80"/>
        <w:jc w:val="both"/>
        <w:textAlignment w:val="auto"/>
        <w:rPr>
          <w:rFonts w:hint="eastAsia" w:cs="Times New Roman"/>
          <w:kern w:val="2"/>
          <w:sz w:val="24"/>
          <w:szCs w:val="22"/>
          <w:lang w:val="en-US" w:eastAsia="zh-CN" w:bidi="ar-SA"/>
        </w:rPr>
      </w:pPr>
      <w:r>
        <w:rPr>
          <w:rFonts w:hint="eastAsia" w:cs="Times New Roman"/>
          <w:kern w:val="2"/>
          <w:sz w:val="24"/>
          <w:szCs w:val="22"/>
          <w:lang w:val="en-US" w:eastAsia="zh-CN" w:bidi="ar-SA"/>
        </w:rPr>
        <w:t>对于一个混合物，我们假定其化学结构复杂度取决于成分相似性的平均值，平均值越高，代表构成该混合物的分子之间结构差异越小，整体混合物的化学复杂度越低，因此取1减去成分相似度均值作为该混合物的化学结构复杂度。以这种方式计算得到的9种气味混合物化学结构复杂度见表3-1。</w:t>
      </w:r>
    </w:p>
    <w:p w14:paraId="19E3D920">
      <w:pPr>
        <w:pStyle w:val="11"/>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240" w:lineRule="auto"/>
        <w:ind w:right="0" w:rightChars="0"/>
        <w:jc w:val="center"/>
        <w:textAlignment w:val="auto"/>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40" w:name="_Toc23720"/>
      <w:r>
        <w:rPr>
          <w:rFonts w:hint="eastAsia"/>
          <w:lang w:val="en-US" w:eastAsia="zh-CN"/>
        </w:rPr>
        <w:t xml:space="preserve"> 气味混合物构成及平均法计算的化学结构复杂度</w:t>
      </w:r>
      <w:bookmarkEnd w:id="40"/>
    </w:p>
    <w:p w14:paraId="6A6AF5A1">
      <w:pPr>
        <w:pStyle w:val="11"/>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240" w:lineRule="auto"/>
        <w:ind w:right="0" w:rightChars="0"/>
        <w:jc w:val="center"/>
        <w:textAlignment w:val="auto"/>
        <w:rPr>
          <w:rFonts w:hint="default"/>
          <w:lang w:val="en-US" w:eastAsia="zh-CN"/>
        </w:rPr>
      </w:pPr>
      <w:r>
        <w:rPr>
          <w:rFonts w:cs="Times New Roman"/>
          <w:b/>
          <w:sz w:val="21"/>
          <w:szCs w:val="18"/>
        </w:rPr>
        <w:t xml:space="preserve">Table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 xml:space="preserve">1 </w:t>
      </w:r>
      <w:r>
        <w:rPr>
          <w:rFonts w:hint="eastAsia" w:cs="Times New Roman"/>
          <w:b/>
          <w:sz w:val="21"/>
          <w:szCs w:val="18"/>
        </w:rPr>
        <w:t>Chemical Structure Complexity of Odor Mixtures and Average Method Calculation</w:t>
      </w:r>
    </w:p>
    <w:tbl>
      <w:tblPr>
        <w:tblStyle w:val="23"/>
        <w:tblW w:w="86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9"/>
        <w:gridCol w:w="1126"/>
        <w:gridCol w:w="1958"/>
        <w:gridCol w:w="1435"/>
        <w:gridCol w:w="1435"/>
        <w:gridCol w:w="1422"/>
      </w:tblGrid>
      <w:tr w14:paraId="541B1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279"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0FB77FE5">
            <w:pPr>
              <w:keepNext w:val="0"/>
              <w:keepLines w:val="0"/>
              <w:widowControl/>
              <w:suppressLineNumbers w:val="0"/>
              <w:snapToGrid w:val="0"/>
              <w:spacing w:line="240" w:lineRule="auto"/>
              <w:ind w:left="0" w:leftChars="0" w:right="0" w:rightChars="0" w:firstLine="0" w:firstLineChars="0"/>
              <w:jc w:val="center"/>
              <w:textAlignment w:val="center"/>
              <w:rPr>
                <w:rFonts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Mixture</w:t>
            </w:r>
          </w:p>
        </w:tc>
        <w:tc>
          <w:tcPr>
            <w:tcW w:w="5954" w:type="dxa"/>
            <w:gridSpan w:val="4"/>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3EF75F5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Components</w:t>
            </w:r>
          </w:p>
        </w:tc>
        <w:tc>
          <w:tcPr>
            <w:tcW w:w="1422"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31580422">
            <w:pPr>
              <w:keepNext w:val="0"/>
              <w:keepLines w:val="0"/>
              <w:widowControl/>
              <w:suppressLineNumbers w:val="0"/>
              <w:snapToGrid w:val="0"/>
              <w:spacing w:line="240" w:lineRule="auto"/>
              <w:ind w:left="0" w:leftChars="0" w:right="0" w:rightChars="0" w:firstLine="0" w:firstLineChars="0"/>
              <w:jc w:val="both"/>
              <w:textAlignment w:val="center"/>
              <w:rPr>
                <w:rFonts w:hint="eastAsia" w:ascii="Times New Roman Regular" w:hAnsi="Times New Roman Regular" w:eastAsia="Times New Roman Regular" w:cs="Times New Roman Regular"/>
                <w:b/>
                <w:bCs/>
                <w:i w:val="0"/>
                <w:iCs w:val="0"/>
                <w:color w:val="000000"/>
                <w:sz w:val="22"/>
                <w:szCs w:val="22"/>
                <w:u w:val="none"/>
                <w:lang w:val="en-US" w:eastAsia="zh-CN"/>
              </w:rPr>
            </w:pPr>
            <w:r>
              <w:rPr>
                <w:rFonts w:hint="eastAsia" w:ascii="Times New Roman Regular" w:hAnsi="Times New Roman Regular" w:eastAsia="Times New Roman Regular" w:cs="Times New Roman Regular"/>
                <w:b/>
                <w:bCs/>
                <w:i w:val="0"/>
                <w:iCs w:val="0"/>
                <w:color w:val="000000"/>
                <w:sz w:val="22"/>
                <w:szCs w:val="22"/>
                <w:u w:val="none"/>
                <w:lang w:val="en-US" w:eastAsia="zh-CN"/>
              </w:rPr>
              <w:t>Complexity</w:t>
            </w:r>
          </w:p>
        </w:tc>
      </w:tr>
      <w:tr w14:paraId="0C0BD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7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744A9F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EGM</w:t>
            </w:r>
          </w:p>
        </w:tc>
        <w:tc>
          <w:tcPr>
            <w:tcW w:w="112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863B18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Acetophenone</w:t>
            </w:r>
          </w:p>
        </w:tc>
        <w:tc>
          <w:tcPr>
            <w:tcW w:w="195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9F8C700">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Eugenol</w:t>
            </w:r>
          </w:p>
        </w:tc>
        <w:tc>
          <w:tcPr>
            <w:tcW w:w="143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40D5949">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Guaiacol</w:t>
            </w:r>
          </w:p>
        </w:tc>
        <w:tc>
          <w:tcPr>
            <w:tcW w:w="143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41937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Methyl anthranilate</w:t>
            </w:r>
          </w:p>
        </w:tc>
        <w:tc>
          <w:tcPr>
            <w:tcW w:w="142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0F0F36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434</w:t>
            </w:r>
          </w:p>
        </w:tc>
      </w:tr>
      <w:tr w14:paraId="544D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3ABD39B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CGA</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3741713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Acetophenone</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382F41FD">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Cinnamaldehyde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1A0EEC8C">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Guaiacol</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11D332C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Isobutyl Phenylacetate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1C060700">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526</w:t>
            </w:r>
          </w:p>
        </w:tc>
      </w:tr>
      <w:tr w14:paraId="3D208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7431359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AMI</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0DE14C0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5-Methylfurfural</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7F82814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Acetophenone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036C835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Methyl</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 xml:space="preserve"> </w:t>
            </w: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anthranilate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58A533AD">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Isobutyl Phenylacetate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1C6CED32">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518</w:t>
            </w:r>
          </w:p>
        </w:tc>
      </w:tr>
      <w:tr w14:paraId="61BBB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1D32BB2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PCE</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538F0E2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Acetophenone</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1B45A8EA">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Cinnamaldehyde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7785845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Eugenol</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6504FE1A">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Pentyl valerate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283EF177">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645</w:t>
            </w:r>
          </w:p>
        </w:tc>
      </w:tr>
      <w:tr w14:paraId="1677B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3B9E19A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NOP</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590BEEA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2-Nonanol</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0422CD6D">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2-Octanone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3CA7D834">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Methyl anthranilate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0F536A5E">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Pentyl valerate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4997C39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646</w:t>
            </w:r>
          </w:p>
        </w:tc>
      </w:tr>
      <w:tr w14:paraId="0C873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241840D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BCM</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4F69BA8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n-Butanol</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23F850F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Guaiacol</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11A7B54E">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Methyl anthranilate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418CEDB5">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Isobutyl Phenylacetate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54549F85">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639</w:t>
            </w:r>
          </w:p>
        </w:tc>
      </w:tr>
      <w:tr w14:paraId="1ABA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12C6651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MIC</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10058B5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5-Methylfurfural</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1DA33AF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Ethylpyrazine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7DB59CB0">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Isobutyl Phenylacetate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4EC9E7A2">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Carvone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4DF515D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781</w:t>
            </w:r>
          </w:p>
        </w:tc>
      </w:tr>
      <w:tr w14:paraId="3867F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72DE482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IME</w:t>
            </w:r>
          </w:p>
        </w:tc>
        <w:tc>
          <w:tcPr>
            <w:tcW w:w="1126" w:type="dxa"/>
            <w:tcBorders>
              <w:top w:val="nil"/>
              <w:left w:val="nil"/>
              <w:bottom w:val="nil"/>
              <w:right w:val="nil"/>
            </w:tcBorders>
            <w:shd w:val="clear" w:color="auto" w:fill="auto"/>
            <w:noWrap w:val="0"/>
            <w:tcMar>
              <w:top w:w="-1" w:type="dxa"/>
              <w:left w:w="-1" w:type="dxa"/>
              <w:bottom w:w="-1" w:type="dxa"/>
              <w:right w:w="-1" w:type="dxa"/>
            </w:tcMar>
            <w:vAlign w:val="center"/>
          </w:tcPr>
          <w:p w14:paraId="5BB5F25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5-Methylfurfural</w:t>
            </w:r>
          </w:p>
        </w:tc>
        <w:tc>
          <w:tcPr>
            <w:tcW w:w="1958" w:type="dxa"/>
            <w:tcBorders>
              <w:top w:val="nil"/>
              <w:left w:val="nil"/>
              <w:bottom w:val="nil"/>
              <w:right w:val="nil"/>
            </w:tcBorders>
            <w:shd w:val="clear" w:color="auto" w:fill="auto"/>
            <w:noWrap w:val="0"/>
            <w:tcMar>
              <w:top w:w="-1" w:type="dxa"/>
              <w:left w:w="-1" w:type="dxa"/>
              <w:bottom w:w="-1" w:type="dxa"/>
              <w:right w:w="-1" w:type="dxa"/>
            </w:tcMar>
            <w:vAlign w:val="center"/>
          </w:tcPr>
          <w:p w14:paraId="38079CB5">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Eugenol</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42A6CDD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Pentyl valerate</w:t>
            </w:r>
          </w:p>
        </w:tc>
        <w:tc>
          <w:tcPr>
            <w:tcW w:w="1435" w:type="dxa"/>
            <w:tcBorders>
              <w:top w:val="nil"/>
              <w:left w:val="nil"/>
              <w:bottom w:val="nil"/>
              <w:right w:val="nil"/>
            </w:tcBorders>
            <w:shd w:val="clear" w:color="auto" w:fill="auto"/>
            <w:noWrap w:val="0"/>
            <w:tcMar>
              <w:top w:w="-1" w:type="dxa"/>
              <w:left w:w="-1" w:type="dxa"/>
              <w:bottom w:w="-1" w:type="dxa"/>
              <w:right w:w="-1" w:type="dxa"/>
            </w:tcMar>
            <w:vAlign w:val="center"/>
          </w:tcPr>
          <w:p w14:paraId="769EAF9D">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Carvone</w:t>
            </w:r>
          </w:p>
        </w:tc>
        <w:tc>
          <w:tcPr>
            <w:tcW w:w="1422" w:type="dxa"/>
            <w:tcBorders>
              <w:top w:val="nil"/>
              <w:left w:val="nil"/>
              <w:bottom w:val="nil"/>
              <w:right w:val="nil"/>
            </w:tcBorders>
            <w:shd w:val="clear" w:color="auto" w:fill="auto"/>
            <w:noWrap w:val="0"/>
            <w:tcMar>
              <w:top w:w="-1" w:type="dxa"/>
              <w:left w:w="-1" w:type="dxa"/>
              <w:bottom w:w="-1" w:type="dxa"/>
              <w:right w:w="-1" w:type="dxa"/>
            </w:tcMar>
            <w:vAlign w:val="center"/>
          </w:tcPr>
          <w:p w14:paraId="21DC41DE">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766</w:t>
            </w:r>
          </w:p>
        </w:tc>
      </w:tr>
      <w:tr w14:paraId="19F9B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B7AB73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2"/>
                <w:u w:val="none"/>
              </w:rPr>
            </w:pPr>
            <w:r>
              <w:rPr>
                <w:rFonts w:hint="default" w:ascii="Times New Roman Regular" w:hAnsi="Times New Roman Regular" w:eastAsia="Times New Roman Regular" w:cs="Times New Roman Regular"/>
                <w:i w:val="0"/>
                <w:iCs w:val="0"/>
                <w:color w:val="000000"/>
                <w:kern w:val="0"/>
                <w:sz w:val="21"/>
                <w:szCs w:val="22"/>
                <w:u w:val="none"/>
                <w:lang w:val="en-US" w:eastAsia="zh-CN" w:bidi="ar"/>
              </w:rPr>
              <w:t>OCP</w:t>
            </w:r>
          </w:p>
        </w:tc>
        <w:tc>
          <w:tcPr>
            <w:tcW w:w="112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AAFF1D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2-Octanone</w:t>
            </w:r>
          </w:p>
        </w:tc>
        <w:tc>
          <w:tcPr>
            <w:tcW w:w="19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8BD6EAE">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Cinnamaldehyde</w:t>
            </w:r>
          </w:p>
        </w:tc>
        <w:tc>
          <w:tcPr>
            <w:tcW w:w="143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D138EE">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Eugenol</w:t>
            </w:r>
          </w:p>
        </w:tc>
        <w:tc>
          <w:tcPr>
            <w:tcW w:w="143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9153FA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Pentyl valerate</w:t>
            </w:r>
          </w:p>
        </w:tc>
        <w:tc>
          <w:tcPr>
            <w:tcW w:w="142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DCF82D7">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Regular" w:hAnsi="Times New Roman Regular" w:eastAsia="Times New Roman Regular" w:cs="Times New Roman Regular"/>
                <w:i w:val="0"/>
                <w:iCs w:val="0"/>
                <w:color w:val="000000"/>
                <w:sz w:val="21"/>
                <w:szCs w:val="21"/>
                <w:u w:val="none"/>
                <w:lang w:val="en-US"/>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746</w:t>
            </w:r>
          </w:p>
        </w:tc>
      </w:tr>
    </w:tbl>
    <w:p w14:paraId="3F065C60">
      <w:pPr>
        <w:pStyle w:val="4"/>
        <w:bidi w:val="0"/>
      </w:pPr>
      <w:r>
        <w:rPr>
          <w:rFonts w:hint="eastAsia"/>
          <w:lang w:val="en-US" w:eastAsia="zh-CN"/>
        </w:rPr>
        <w:t xml:space="preserve">  </w:t>
      </w:r>
      <w:bookmarkStart w:id="41" w:name="_Toc29587"/>
      <w:r>
        <w:rPr>
          <w:rFonts w:hint="eastAsia" w:ascii="黑体" w:hAnsi="黑体" w:eastAsia="黑体" w:cs="黑体"/>
          <w:kern w:val="2"/>
          <w:sz w:val="24"/>
          <w:szCs w:val="22"/>
          <w:lang w:val="en-US" w:eastAsia="zh-CN" w:bidi="ar-SA"/>
        </w:rPr>
        <w:t>基于Dragon描述符的向量余弦法</w:t>
      </w:r>
      <w:bookmarkEnd w:id="41"/>
    </w:p>
    <w:p w14:paraId="67077B26">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本研究还采用基于Dragon描述符的向量余弦法对混合物的结构特征进行分析。该方法由Snitz等人在预测气味混合物感知相似性的研究中提出，其核心思想是将混合物视为一个整体向量而非多个独立分子的集合，从而更好地模拟嗅觉系统对混合物的</w:t>
      </w:r>
      <w:r>
        <w:rPr>
          <w:rFonts w:hint="eastAsia" w:cs="Times New Roman"/>
          <w:kern w:val="2"/>
          <w:sz w:val="24"/>
          <w:szCs w:val="22"/>
          <w:lang w:val="en-US" w:eastAsia="zh-CN" w:bidi="ar-SA"/>
        </w:rPr>
        <w:t>配置型</w:t>
      </w:r>
      <w:r>
        <w:rPr>
          <w:rFonts w:hint="eastAsia" w:ascii="Times New Roman" w:hAnsi="Times New Roman" w:eastAsia="宋体" w:cs="Times New Roman"/>
          <w:kern w:val="2"/>
          <w:sz w:val="24"/>
          <w:szCs w:val="22"/>
          <w:lang w:val="en-US" w:eastAsia="zh-CN" w:bidi="ar-SA"/>
        </w:rPr>
        <w:t>加工机制</w:t>
      </w:r>
      <w:r>
        <w:rPr>
          <w:rFonts w:hint="eastAsia" w:cs="Times New Roman"/>
          <w:kern w:val="2"/>
          <w:sz w:val="24"/>
          <w:szCs w:val="22"/>
          <w:lang w:val="en-US" w:eastAsia="zh-CN" w:bidi="ar-SA"/>
        </w:rPr>
        <w:t>[27]</w:t>
      </w:r>
      <w:r>
        <w:rPr>
          <w:rFonts w:hint="eastAsia" w:ascii="Times New Roman" w:hAnsi="Times New Roman" w:eastAsia="宋体" w:cs="Times New Roman"/>
          <w:kern w:val="2"/>
          <w:sz w:val="24"/>
          <w:szCs w:val="22"/>
          <w:lang w:val="en-US" w:eastAsia="zh-CN" w:bidi="ar-SA"/>
        </w:rPr>
        <w:t>。</w:t>
      </w:r>
    </w:p>
    <w:p w14:paraId="56309628">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具体而言，每个分子通过Dragon软件计算得到一组高维理化描述符</w:t>
      </w:r>
      <w:r>
        <w:rPr>
          <w:rFonts w:hint="eastAsia" w:cs="Times New Roman"/>
          <w:kern w:val="2"/>
          <w:sz w:val="24"/>
          <w:szCs w:val="22"/>
          <w:lang w:val="en-US" w:eastAsia="zh-CN" w:bidi="ar-SA"/>
        </w:rPr>
        <w:t>[32]。对于单成分，计算它们单位向量的夹角余弦，夹角越小，即余弦值越接近1，则两个分子在结构上越相似。13个成分以这种方式计算得到的两两化学结构相似度见图5。对于混合物，</w:t>
      </w:r>
      <w:r>
        <w:rPr>
          <w:rFonts w:hint="eastAsia" w:ascii="Times New Roman" w:hAnsi="Times New Roman" w:eastAsia="宋体" w:cs="Times New Roman"/>
          <w:kern w:val="2"/>
          <w:sz w:val="24"/>
          <w:szCs w:val="22"/>
          <w:lang w:val="en-US" w:eastAsia="zh-CN" w:bidi="ar-SA"/>
        </w:rPr>
        <w:t>对每个描述符在所有分子上的取值进行归一化处理（Min-Max normalization）</w:t>
      </w:r>
      <w:r>
        <w:rPr>
          <w:rFonts w:hint="eastAsia" w:cs="Times New Roman"/>
          <w:kern w:val="2"/>
          <w:sz w:val="24"/>
          <w:szCs w:val="22"/>
          <w:lang w:val="en-US" w:eastAsia="zh-CN" w:bidi="ar-SA"/>
        </w:rPr>
        <w:t>以</w:t>
      </w:r>
      <w:r>
        <w:rPr>
          <w:rFonts w:hint="eastAsia" w:ascii="Times New Roman" w:hAnsi="Times New Roman" w:eastAsia="宋体" w:cs="Times New Roman"/>
          <w:kern w:val="2"/>
          <w:sz w:val="24"/>
          <w:szCs w:val="22"/>
          <w:lang w:val="en-US" w:eastAsia="zh-CN" w:bidi="ar-SA"/>
        </w:rPr>
        <w:t>线性缩放到[0, 1]区间</w:t>
      </w:r>
      <w:r>
        <w:rPr>
          <w:rFonts w:hint="eastAsia" w:cs="Times New Roman"/>
          <w:kern w:val="2"/>
          <w:sz w:val="24"/>
          <w:szCs w:val="22"/>
          <w:lang w:val="en-US" w:eastAsia="zh-CN" w:bidi="ar-SA"/>
        </w:rPr>
        <w:t>，随后</w:t>
      </w:r>
      <w:r>
        <w:rPr>
          <w:rFonts w:hint="eastAsia" w:ascii="Times New Roman" w:hAnsi="Times New Roman" w:eastAsia="宋体" w:cs="Times New Roman"/>
          <w:kern w:val="2"/>
          <w:sz w:val="24"/>
          <w:szCs w:val="22"/>
          <w:lang w:val="en-US" w:eastAsia="zh-CN" w:bidi="ar-SA"/>
        </w:rPr>
        <w:t>进行逐元素相加，得到该混合物的总向量。</w:t>
      </w:r>
    </w:p>
    <w:p w14:paraId="215EF417">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default" w:cs="Times New Roman"/>
          <w:kern w:val="2"/>
          <w:sz w:val="24"/>
          <w:szCs w:val="22"/>
          <w:lang w:val="en-US" w:eastAsia="zh-CN" w:bidi="ar-SA"/>
        </w:rPr>
      </w:pPr>
      <w:r>
        <w:rPr>
          <w:rFonts w:hint="eastAsia" w:cs="Times New Roman"/>
          <w:kern w:val="2"/>
          <w:sz w:val="24"/>
          <w:szCs w:val="22"/>
          <w:lang w:val="en-US" w:eastAsia="zh-CN" w:bidi="ar-SA"/>
        </w:rPr>
        <w:t>计算混合物化学复杂度的过程略显复杂。我们采取了两种做法，一种引入了</w:t>
      </w:r>
      <w:r>
        <w:rPr>
          <w:rFonts w:hint="default" w:cs="Times New Roman"/>
          <w:kern w:val="2"/>
          <w:sz w:val="24"/>
          <w:szCs w:val="22"/>
          <w:lang w:val="en-US" w:eastAsia="zh-CN" w:bidi="ar-SA"/>
        </w:rPr>
        <w:t>信息熵（Entropy）指标</w:t>
      </w:r>
      <w:r>
        <w:rPr>
          <w:rFonts w:hint="eastAsia" w:cs="Times New Roman"/>
          <w:kern w:val="2"/>
          <w:sz w:val="24"/>
          <w:szCs w:val="22"/>
          <w:lang w:val="en-US" w:eastAsia="zh-CN" w:bidi="ar-SA"/>
        </w:rPr>
        <w:t>[28]</w:t>
      </w:r>
      <w:r>
        <w:rPr>
          <w:rFonts w:hint="default" w:cs="Times New Roman"/>
          <w:kern w:val="2"/>
          <w:sz w:val="24"/>
          <w:szCs w:val="22"/>
          <w:lang w:val="en-US" w:eastAsia="zh-CN" w:bidi="ar-SA"/>
        </w:rPr>
        <w:t>。假设一个混合物的结构复杂度与其所含分子在理化性质空间中的多样性程度正相关。如果混合物中各成分分子的理化属性高度一致，其总向量在各描述符维度上的累积值将集中于少数维度，导致分布不均匀，熵值较低，对应的感知复杂度也应较低；反之，若成分分子的属性差异较大，总向量在各维度上的分布更为均匀，熵值较高，感知复杂度也相应较高。</w:t>
      </w:r>
    </w:p>
    <w:p w14:paraId="6FAE0581">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default" w:cs="Times New Roman"/>
          <w:kern w:val="2"/>
          <w:sz w:val="24"/>
          <w:szCs w:val="22"/>
          <w:lang w:val="en-US" w:eastAsia="zh-CN" w:bidi="ar-SA"/>
        </w:rPr>
      </w:pPr>
      <w:r>
        <w:rPr>
          <w:rFonts w:hint="default" w:cs="Times New Roman"/>
          <w:kern w:val="2"/>
          <w:sz w:val="24"/>
          <w:szCs w:val="22"/>
          <w:lang w:val="en-US" w:eastAsia="zh-CN" w:bidi="ar-SA"/>
        </w:rPr>
        <w:t>计算过程如下：首先，按照 3.1.2 节所述方法，获取每个气味混合物的总向量 </w:t>
      </w:r>
      <w:r>
        <w:rPr>
          <w:rFonts w:hint="default" w:cs="Times New Roman"/>
          <w:kern w:val="2"/>
          <w:sz w:val="24"/>
          <w:szCs w:val="22"/>
          <w:lang w:val="en-US" w:eastAsia="zh-CN" w:bidi="ar-SA"/>
        </w:rPr>
        <w:drawing>
          <wp:inline distT="0" distB="0" distL="114300" distR="114300">
            <wp:extent cx="675640" cy="414020"/>
            <wp:effectExtent l="0" t="0" r="10160" b="12700"/>
            <wp:docPr id="12" name="334E55B0-647D-440b-865C-3EC943EB4CBC-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4E55B0-647D-440b-865C-3EC943EB4CBC-2" descr="wpsoffice"/>
                    <pic:cNvPicPr>
                      <a:picLocks noChangeAspect="1"/>
                    </pic:cNvPicPr>
                  </pic:nvPicPr>
                  <pic:blipFill>
                    <a:blip r:embed="rId43"/>
                    <a:stretch>
                      <a:fillRect/>
                    </a:stretch>
                  </pic:blipFill>
                  <pic:spPr>
                    <a:xfrm>
                      <a:off x="0" y="0"/>
                      <a:ext cx="675640" cy="414020"/>
                    </a:xfrm>
                    <a:prstGeom prst="rect">
                      <a:avLst/>
                    </a:prstGeom>
                  </pic:spPr>
                </pic:pic>
              </a:graphicData>
            </a:graphic>
          </wp:inline>
        </w:drawing>
      </w:r>
      <w:r>
        <w:rPr>
          <w:rFonts w:hint="default" w:cs="Times New Roman"/>
          <w:kern w:val="2"/>
          <w:sz w:val="24"/>
          <w:szCs w:val="22"/>
          <w:lang w:val="en-US" w:eastAsia="zh-CN" w:bidi="ar-SA"/>
        </w:rPr>
        <w:t>，其中u</w:t>
      </w:r>
      <w:r>
        <w:rPr>
          <w:rFonts w:hint="default" w:cs="Times New Roman"/>
          <w:kern w:val="2"/>
          <w:sz w:val="24"/>
          <w:szCs w:val="22"/>
          <w:vertAlign w:val="subscript"/>
          <w:lang w:val="en-US" w:eastAsia="zh-CN" w:bidi="ar-SA"/>
        </w:rPr>
        <w:t>i</w:t>
      </w:r>
      <w:r>
        <w:rPr>
          <w:rFonts w:hint="default" w:cs="Times New Roman"/>
          <w:kern w:val="2"/>
          <w:sz w:val="24"/>
          <w:szCs w:val="22"/>
          <w:lang w:val="en-US" w:eastAsia="zh-CN" w:bidi="ar-SA"/>
        </w:rPr>
        <w:t>是第 i个成分分子经 min-max 归一化后的 Dragon 描述符向量。该总向量的每个维度 j上的数值 U</w:t>
      </w:r>
      <w:r>
        <w:rPr>
          <w:rFonts w:hint="default" w:cs="Times New Roman"/>
          <w:kern w:val="2"/>
          <w:sz w:val="24"/>
          <w:szCs w:val="22"/>
          <w:vertAlign w:val="subscript"/>
          <w:lang w:val="en-US" w:eastAsia="zh-CN" w:bidi="ar-SA"/>
        </w:rPr>
        <w:t>j</w:t>
      </w:r>
      <w:r>
        <w:rPr>
          <w:rFonts w:hint="default" w:cs="Times New Roman"/>
          <w:kern w:val="2"/>
          <w:sz w:val="24"/>
          <w:szCs w:val="22"/>
          <w:lang w:val="en-US" w:eastAsia="zh-CN" w:bidi="ar-SA"/>
        </w:rPr>
        <w:t>代表了混合物在第 j个理化属性上的累积贡献。然后，计算该向量的香农熵（Shannon entropy），公式为：</w:t>
      </w:r>
    </w:p>
    <w:p w14:paraId="224A1DE9">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right"/>
        <w:textAlignment w:val="auto"/>
        <w:rPr>
          <w:rFonts w:hint="default" w:cs="Times New Roman"/>
          <w:kern w:val="2"/>
          <w:sz w:val="24"/>
          <w:szCs w:val="22"/>
          <w:lang w:val="en-US" w:eastAsia="zh-CN" w:bidi="ar-SA"/>
        </w:rPr>
      </w:pPr>
      <w:r>
        <w:rPr>
          <w:rFonts w:hint="default" w:cs="Times New Roman"/>
          <w:kern w:val="2"/>
          <w:sz w:val="24"/>
          <w:szCs w:val="22"/>
          <w:lang w:val="en-US" w:eastAsia="zh-CN" w:bidi="ar-SA"/>
        </w:rPr>
        <w:drawing>
          <wp:anchor distT="0" distB="0" distL="114300" distR="114300" simplePos="0" relativeHeight="251666432" behindDoc="0" locked="0" layoutInCell="1" allowOverlap="1">
            <wp:simplePos x="0" y="0"/>
            <wp:positionH relativeFrom="column">
              <wp:posOffset>1036320</wp:posOffset>
            </wp:positionH>
            <wp:positionV relativeFrom="paragraph">
              <wp:posOffset>81280</wp:posOffset>
            </wp:positionV>
            <wp:extent cx="1695450" cy="481965"/>
            <wp:effectExtent l="0" t="0" r="11430" b="5715"/>
            <wp:wrapTopAndBottom/>
            <wp:docPr id="11" name="334E55B0-647D-440b-865C-3EC943EB4CBC-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34E55B0-647D-440b-865C-3EC943EB4CBC-3" descr="wpsoffice"/>
                    <pic:cNvPicPr>
                      <a:picLocks noChangeAspect="1"/>
                    </pic:cNvPicPr>
                  </pic:nvPicPr>
                  <pic:blipFill>
                    <a:blip r:embed="rId44"/>
                    <a:stretch>
                      <a:fillRect/>
                    </a:stretch>
                  </pic:blipFill>
                  <pic:spPr>
                    <a:xfrm>
                      <a:off x="0" y="0"/>
                      <a:ext cx="1695450" cy="481965"/>
                    </a:xfrm>
                    <a:prstGeom prst="rect">
                      <a:avLst/>
                    </a:prstGeom>
                  </pic:spPr>
                </pic:pic>
              </a:graphicData>
            </a:graphic>
          </wp:anchor>
        </w:drawing>
      </w:r>
      <w:r>
        <w:rPr>
          <w:rFonts w:hint="eastAsia" w:cs="Times New Roman"/>
          <w:kern w:val="2"/>
          <w:sz w:val="24"/>
          <w:szCs w:val="22"/>
          <w:lang w:val="en-US" w:eastAsia="zh-CN" w:bidi="ar-SA"/>
        </w:rPr>
        <w:t>(3-2)</w:t>
      </w:r>
    </w:p>
    <w:p w14:paraId="1E81123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default" w:cs="Times New Roman"/>
          <w:kern w:val="2"/>
          <w:sz w:val="24"/>
          <w:szCs w:val="22"/>
          <w:lang w:val="en-US" w:eastAsia="zh-CN" w:bidi="ar-SA"/>
        </w:rPr>
      </w:pPr>
      <w:r>
        <w:rPr>
          <w:rFonts w:hint="default" w:cs="Times New Roman"/>
          <w:kern w:val="2"/>
          <w:sz w:val="24"/>
          <w:szCs w:val="22"/>
          <w:lang w:val="en-US" w:eastAsia="zh-CN" w:bidi="ar-SA"/>
        </w:rPr>
        <w:t>其中 m为描述符的总维度数（本研究中为 1,433），</w:t>
      </w:r>
      <w:r>
        <w:rPr>
          <w:rFonts w:hint="default" w:cs="Times New Roman"/>
          <w:kern w:val="2"/>
          <w:sz w:val="24"/>
          <w:szCs w:val="22"/>
          <w:lang w:val="en-US" w:eastAsia="zh-CN" w:bidi="ar-SA"/>
        </w:rPr>
        <w:drawing>
          <wp:inline distT="0" distB="0" distL="114300" distR="114300">
            <wp:extent cx="1000125" cy="393065"/>
            <wp:effectExtent l="0" t="0" r="5715" b="3175"/>
            <wp:docPr id="14" name="334E55B0-647D-440b-865C-3EC943EB4CBC-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34E55B0-647D-440b-865C-3EC943EB4CBC-4" descr="wpsoffice"/>
                    <pic:cNvPicPr>
                      <a:picLocks noChangeAspect="1"/>
                    </pic:cNvPicPr>
                  </pic:nvPicPr>
                  <pic:blipFill>
                    <a:blip r:embed="rId45"/>
                    <a:stretch>
                      <a:fillRect/>
                    </a:stretch>
                  </pic:blipFill>
                  <pic:spPr>
                    <a:xfrm>
                      <a:off x="0" y="0"/>
                      <a:ext cx="1000125" cy="393065"/>
                    </a:xfrm>
                    <a:prstGeom prst="rect">
                      <a:avLst/>
                    </a:prstGeom>
                  </pic:spPr>
                </pic:pic>
              </a:graphicData>
            </a:graphic>
          </wp:inline>
        </w:drawing>
      </w:r>
      <w:r>
        <w:rPr>
          <w:rFonts w:hint="default" w:cs="Times New Roman"/>
          <w:kern w:val="2"/>
          <w:sz w:val="24"/>
          <w:szCs w:val="22"/>
          <w:lang w:val="en-US" w:eastAsia="zh-CN" w:bidi="ar-SA"/>
        </w:rPr>
        <w:t>是第 j 个维度的累积值占所有维度累积值总和的比例。当 U</w:t>
      </w:r>
      <w:r>
        <w:rPr>
          <w:rFonts w:hint="default" w:cs="Times New Roman"/>
          <w:kern w:val="2"/>
          <w:sz w:val="24"/>
          <w:szCs w:val="22"/>
          <w:vertAlign w:val="subscript"/>
          <w:lang w:val="en-US" w:eastAsia="zh-CN" w:bidi="ar-SA"/>
        </w:rPr>
        <w:t>j</w:t>
      </w:r>
      <w:r>
        <w:rPr>
          <w:rFonts w:hint="default" w:cs="Times New Roman"/>
          <w:kern w:val="2"/>
          <w:sz w:val="24"/>
          <w:szCs w:val="22"/>
          <w:lang w:val="en-US" w:eastAsia="zh-CN" w:bidi="ar-SA"/>
        </w:rPr>
        <w:t>=0时，约定 p</w:t>
      </w:r>
      <w:r>
        <w:rPr>
          <w:rFonts w:hint="default" w:cs="Times New Roman"/>
          <w:kern w:val="2"/>
          <w:sz w:val="24"/>
          <w:szCs w:val="22"/>
          <w:vertAlign w:val="subscript"/>
          <w:lang w:val="en-US" w:eastAsia="zh-CN" w:bidi="ar-SA"/>
        </w:rPr>
        <w:t>j</w:t>
      </w:r>
      <w:r>
        <w:rPr>
          <w:rFonts w:hint="default" w:cs="Times New Roman"/>
          <w:kern w:val="2"/>
          <w:sz w:val="24"/>
          <w:szCs w:val="22"/>
          <w:lang w:val="en-US" w:eastAsia="zh-CN" w:bidi="ar-SA"/>
        </w:rPr>
        <w:t>log</w:t>
      </w:r>
      <w:r>
        <w:rPr>
          <w:rFonts w:hint="default" w:cs="Times New Roman"/>
          <w:kern w:val="2"/>
          <w:sz w:val="24"/>
          <w:szCs w:val="22"/>
          <w:vertAlign w:val="subscript"/>
          <w:lang w:val="en-US" w:eastAsia="zh-CN" w:bidi="ar-SA"/>
        </w:rPr>
        <w:t>2</w:t>
      </w:r>
      <w:r>
        <w:rPr>
          <w:rFonts w:hint="default" w:cs="Times New Roman"/>
          <w:kern w:val="2"/>
          <w:sz w:val="24"/>
          <w:szCs w:val="22"/>
          <w:lang w:val="en-US" w:eastAsia="zh-CN" w:bidi="ar-SA"/>
        </w:rPr>
        <w:t>p</w:t>
      </w:r>
      <w:r>
        <w:rPr>
          <w:rFonts w:hint="default" w:cs="Times New Roman"/>
          <w:kern w:val="2"/>
          <w:sz w:val="24"/>
          <w:szCs w:val="22"/>
          <w:vertAlign w:val="subscript"/>
          <w:lang w:val="en-US" w:eastAsia="zh-CN" w:bidi="ar-SA"/>
        </w:rPr>
        <w:t>j</w:t>
      </w:r>
      <w:r>
        <w:rPr>
          <w:rFonts w:hint="default" w:cs="Times New Roman"/>
          <w:kern w:val="2"/>
          <w:sz w:val="24"/>
          <w:szCs w:val="22"/>
          <w:lang w:val="en-US" w:eastAsia="zh-CN" w:bidi="ar-SA"/>
        </w:rPr>
        <w:t>=0。H值越大，表示混合物的理化属性分布越均匀，结构多样性越高，从而预测其感知复杂度也越高。</w:t>
      </w:r>
      <w:r>
        <w:rPr>
          <w:rFonts w:hint="default" w:cs="Times New Roman"/>
          <w:kern w:val="2"/>
          <w:sz w:val="24"/>
          <w:szCs w:val="22"/>
          <w:lang w:val="en-US" w:eastAsia="zh-CN" w:bidi="ar-SA"/>
        </w:rPr>
        <w:br w:type="textWrapping"/>
      </w:r>
      <w:r>
        <w:rPr>
          <w:rFonts w:hint="eastAsia" w:cs="Times New Roman"/>
          <w:kern w:val="2"/>
          <w:sz w:val="24"/>
          <w:szCs w:val="22"/>
          <w:lang w:val="en-US" w:eastAsia="zh-CN" w:bidi="ar-SA"/>
        </w:rPr>
        <w:tab/>
      </w:r>
      <w:r>
        <w:rPr>
          <w:rFonts w:hint="eastAsia" w:cs="Times New Roman"/>
          <w:kern w:val="2"/>
          <w:sz w:val="24"/>
          <w:szCs w:val="22"/>
          <w:lang w:val="en-US" w:eastAsia="zh-CN" w:bidi="ar-SA"/>
        </w:rPr>
        <w:t>第二种做法仍然保持与基于RDkit相似的平均思想，通过计算混合物中所有分子之间相似性的均值得到混合物的整体相似性，再将1减去整体相似性作为该混合物的化学结构复杂度。这两种做法得到的混合物化学结构复杂度详见表3-2。</w:t>
      </w:r>
    </w:p>
    <w:p w14:paraId="6B8DBC87">
      <w:pPr>
        <w:pStyle w:val="4"/>
        <w:rPr>
          <w:szCs w:val="28"/>
        </w:rPr>
      </w:pPr>
      <w:r>
        <w:t xml:space="preserve">  </w:t>
      </w:r>
      <w:bookmarkEnd w:id="36"/>
      <w:bookmarkStart w:id="42" w:name="_Toc4391"/>
      <w:r>
        <w:rPr>
          <w:rFonts w:hint="eastAsia" w:ascii="黑体" w:hAnsi="黑体" w:eastAsia="黑体" w:cs="黑体"/>
          <w:kern w:val="2"/>
          <w:sz w:val="24"/>
          <w:szCs w:val="22"/>
          <w:lang w:val="en-US" w:eastAsia="zh-CN" w:bidi="ar-SA"/>
        </w:rPr>
        <w:t>两种算法的结果比较</w:t>
      </w:r>
      <w:bookmarkEnd w:id="42"/>
    </w:p>
    <w:p w14:paraId="1753F556">
      <w:pPr>
        <w:rPr>
          <w:rFonts w:hint="eastAsia" w:cs="Times New Roman"/>
          <w:kern w:val="2"/>
          <w:sz w:val="24"/>
          <w:szCs w:val="22"/>
          <w:lang w:val="en-US" w:eastAsia="zh-CN" w:bidi="ar-SA"/>
        </w:rPr>
      </w:pPr>
      <w:r>
        <w:rPr>
          <w:rFonts w:hint="eastAsia" w:cs="Times New Roman"/>
          <w:kern w:val="2"/>
          <w:sz w:val="24"/>
          <w:szCs w:val="22"/>
          <w:lang w:val="en-US" w:eastAsia="zh-CN" w:bidi="ar-SA"/>
        </w:rPr>
        <w:t>两种计算方式得到的化学结构复杂度均在</w:t>
      </w:r>
      <w:r>
        <w:rPr>
          <w:rFonts w:hint="default" w:cs="Times New Roman"/>
          <w:kern w:val="2"/>
          <w:sz w:val="24"/>
          <w:szCs w:val="22"/>
          <w:lang w:val="en-US" w:eastAsia="zh-CN" w:bidi="ar-SA"/>
        </w:rPr>
        <w:t>[</w:t>
      </w:r>
      <w:r>
        <w:rPr>
          <w:rFonts w:hint="eastAsia" w:cs="Times New Roman"/>
          <w:kern w:val="2"/>
          <w:sz w:val="24"/>
          <w:szCs w:val="22"/>
          <w:lang w:val="en-US" w:eastAsia="zh-CN" w:bidi="ar-SA"/>
        </w:rPr>
        <w:t>0，1]的区间内，对比可见，基于RDKit指纹的平均法得到的化学结构复杂度较为分散，而基于Dragon描述符的向量余弦法的两种做法得到的数据几乎没有显示出复杂度上的差异。为了便于数据分析，我们在后续的排序任务中采用RDKit作为混合物分组的依据。</w:t>
      </w:r>
    </w:p>
    <w:p w14:paraId="6A37DD4A">
      <w:pPr>
        <w:rPr>
          <w:rFonts w:hint="eastAsia" w:cs="Times New Roman"/>
          <w:kern w:val="2"/>
          <w:sz w:val="24"/>
          <w:szCs w:val="22"/>
          <w:lang w:val="en-US" w:eastAsia="zh-CN" w:bidi="ar-SA"/>
        </w:rPr>
      </w:pPr>
    </w:p>
    <w:p w14:paraId="14669F59">
      <w:pPr>
        <w:jc w:val="center"/>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drawing>
          <wp:inline distT="0" distB="0" distL="114300" distR="114300">
            <wp:extent cx="3679825" cy="3314065"/>
            <wp:effectExtent l="0" t="0" r="8255" b="8255"/>
            <wp:docPr id="16" name="图片 16" descr="6f3c4665cce2b86fd477e0884784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f3c4665cce2b86fd477e08847845424"/>
                    <pic:cNvPicPr>
                      <a:picLocks noChangeAspect="1"/>
                    </pic:cNvPicPr>
                  </pic:nvPicPr>
                  <pic:blipFill>
                    <a:blip r:embed="rId46"/>
                    <a:stretch>
                      <a:fillRect/>
                    </a:stretch>
                  </pic:blipFill>
                  <pic:spPr>
                    <a:xfrm>
                      <a:off x="0" y="0"/>
                      <a:ext cx="3679825" cy="3314065"/>
                    </a:xfrm>
                    <a:prstGeom prst="rect">
                      <a:avLst/>
                    </a:prstGeom>
                  </pic:spPr>
                </pic:pic>
              </a:graphicData>
            </a:graphic>
          </wp:inline>
        </w:drawing>
      </w:r>
    </w:p>
    <w:p w14:paraId="0470863E">
      <w:pPr>
        <w:pStyle w:val="11"/>
        <w:jc w:val="center"/>
        <w:rPr>
          <w:rFonts w:hint="eastAsia"/>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Start w:id="43" w:name="_Toc27300"/>
      <w:r>
        <w:rPr>
          <w:rFonts w:hint="eastAsia"/>
          <w:lang w:val="en-US" w:eastAsia="zh-CN"/>
        </w:rPr>
        <w:t xml:space="preserve"> Dragon描述符向量计算的分子化学结构相似性</w:t>
      </w:r>
      <w:bookmarkEnd w:id="43"/>
    </w:p>
    <w:p w14:paraId="0D2FE110">
      <w:pPr>
        <w:ind w:left="0" w:leftChars="0" w:firstLine="0" w:firstLineChars="0"/>
        <w:rPr>
          <w:rFonts w:hint="eastAsia" w:cs="Times New Roman"/>
          <w:b/>
          <w:sz w:val="21"/>
          <w:szCs w:val="20"/>
          <w:lang w:val="en-US" w:eastAsia="zh-CN"/>
        </w:rPr>
      </w:pPr>
      <w:r>
        <w:rPr>
          <w:rFonts w:cs="Times New Roman"/>
          <w:b/>
          <w:sz w:val="21"/>
          <w:szCs w:val="18"/>
        </w:rPr>
        <w:t xml:space="preserve">Figure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2</w:t>
      </w:r>
      <w:r>
        <w:rPr>
          <w:rFonts w:cs="Times New Roman"/>
          <w:b/>
          <w:sz w:val="21"/>
          <w:szCs w:val="18"/>
        </w:rPr>
        <w:t xml:space="preserve">  </w:t>
      </w:r>
      <w:r>
        <w:rPr>
          <w:rFonts w:hint="eastAsia" w:cs="Times New Roman"/>
          <w:b/>
          <w:sz w:val="21"/>
          <w:szCs w:val="20"/>
        </w:rPr>
        <w:t>Molecular Chemical Structure Similarity Calculated by Dragon Descriptor</w:t>
      </w:r>
      <w:r>
        <w:rPr>
          <w:rFonts w:hint="eastAsia" w:cs="Times New Roman"/>
          <w:b/>
          <w:sz w:val="21"/>
          <w:szCs w:val="20"/>
          <w:lang w:val="en-US" w:eastAsia="zh-CN"/>
        </w:rPr>
        <w:t>s</w:t>
      </w:r>
    </w:p>
    <w:p w14:paraId="3B002F4C">
      <w:pPr>
        <w:ind w:left="0" w:leftChars="0" w:firstLine="0" w:firstLineChars="0"/>
        <w:rPr>
          <w:rFonts w:hint="eastAsia" w:cs="Times New Roman"/>
          <w:b/>
          <w:sz w:val="21"/>
          <w:szCs w:val="20"/>
          <w:lang w:val="en-US" w:eastAsia="zh-CN"/>
        </w:rPr>
      </w:pPr>
    </w:p>
    <w:p w14:paraId="656F4908">
      <w:pPr>
        <w:pStyle w:val="11"/>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44" w:name="_Toc31674"/>
      <w:r>
        <w:rPr>
          <w:rFonts w:hint="eastAsia"/>
          <w:lang w:val="en-US" w:eastAsia="zh-CN"/>
        </w:rPr>
        <w:t xml:space="preserve"> 三种算法分别得到的混合物结构复杂度</w:t>
      </w:r>
      <w:bookmarkEnd w:id="44"/>
    </w:p>
    <w:p w14:paraId="5DB49F1D">
      <w:pPr>
        <w:ind w:left="0" w:leftChars="0" w:firstLine="0" w:firstLineChars="0"/>
        <w:rPr>
          <w:rFonts w:hint="eastAsia"/>
          <w:lang w:val="en-US" w:eastAsia="zh-CN"/>
        </w:rPr>
      </w:pPr>
      <w:r>
        <w:rPr>
          <w:rFonts w:hint="eastAsia" w:cs="Times New Roman"/>
          <w:b/>
          <w:sz w:val="21"/>
          <w:szCs w:val="18"/>
          <w:lang w:val="en-US" w:eastAsia="zh-CN"/>
        </w:rPr>
        <w:t>Table</w:t>
      </w:r>
      <w:r>
        <w:rPr>
          <w:rFonts w:cs="Times New Roman"/>
          <w:b/>
          <w:sz w:val="21"/>
          <w:szCs w:val="18"/>
        </w:rPr>
        <w:t xml:space="preserv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2</w:t>
      </w:r>
      <w:r>
        <w:rPr>
          <w:rFonts w:cs="Times New Roman"/>
          <w:b/>
          <w:sz w:val="21"/>
          <w:szCs w:val="18"/>
        </w:rPr>
        <w:t xml:space="preserve">  </w:t>
      </w:r>
      <w:r>
        <w:rPr>
          <w:rFonts w:hint="eastAsia" w:cs="Times New Roman"/>
          <w:b/>
          <w:sz w:val="21"/>
          <w:szCs w:val="20"/>
        </w:rPr>
        <w:t>The complexity of the mixture structure obtained by three different algorithms</w:t>
      </w:r>
    </w:p>
    <w:p w14:paraId="2A4F14F5">
      <w:pPr>
        <w:rPr>
          <w:rFonts w:hint="eastAsia"/>
          <w:lang w:val="en-US" w:eastAsia="zh-CN"/>
        </w:rPr>
      </w:pPr>
    </w:p>
    <w:tbl>
      <w:tblPr>
        <w:tblStyle w:val="23"/>
        <w:tblW w:w="8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6"/>
        <w:gridCol w:w="2126"/>
        <w:gridCol w:w="3046"/>
        <w:gridCol w:w="1757"/>
      </w:tblGrid>
      <w:tr w14:paraId="3044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single" w:color="auto" w:sz="12" w:space="0"/>
              <w:left w:val="nil"/>
              <w:bottom w:val="nil"/>
              <w:right w:val="nil"/>
            </w:tcBorders>
            <w:shd w:val="clear" w:color="auto" w:fill="auto"/>
            <w:noWrap w:val="0"/>
            <w:tcMar>
              <w:top w:w="200" w:type="dxa"/>
              <w:left w:w="-1" w:type="dxa"/>
              <w:bottom w:w="200" w:type="dxa"/>
              <w:right w:w="320" w:type="dxa"/>
            </w:tcMar>
            <w:vAlign w:val="center"/>
          </w:tcPr>
          <w:p w14:paraId="40C70113">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eastAsia="宋体" w:cs="Times New Roman"/>
                <w:kern w:val="2"/>
                <w:sz w:val="24"/>
                <w:szCs w:val="22"/>
                <w:lang w:val="en-US" w:eastAsia="zh-CN" w:bidi="ar-SA"/>
              </w:rPr>
              <w:t>Mixture</w:t>
            </w:r>
          </w:p>
        </w:tc>
        <w:tc>
          <w:tcPr>
            <w:tcW w:w="2126" w:type="dxa"/>
            <w:tcBorders>
              <w:top w:val="single" w:color="auto" w:sz="12" w:space="0"/>
              <w:left w:val="nil"/>
              <w:bottom w:val="nil"/>
              <w:right w:val="nil"/>
            </w:tcBorders>
            <w:shd w:val="clear" w:color="auto" w:fill="auto"/>
            <w:noWrap w:val="0"/>
            <w:tcMar>
              <w:top w:w="200" w:type="dxa"/>
              <w:left w:w="320" w:type="dxa"/>
              <w:bottom w:w="200" w:type="dxa"/>
              <w:right w:w="320" w:type="dxa"/>
            </w:tcMar>
            <w:vAlign w:val="center"/>
          </w:tcPr>
          <w:p w14:paraId="46D46E21">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cs="Times New Roman"/>
                <w:kern w:val="2"/>
                <w:sz w:val="24"/>
                <w:szCs w:val="22"/>
                <w:lang w:val="en-US" w:eastAsia="zh-CN" w:bidi="ar-SA"/>
              </w:rPr>
              <w:t xml:space="preserve">Shannon </w:t>
            </w:r>
          </w:p>
        </w:tc>
        <w:tc>
          <w:tcPr>
            <w:tcW w:w="3046" w:type="dxa"/>
            <w:tcBorders>
              <w:top w:val="single" w:color="auto" w:sz="12" w:space="0"/>
              <w:left w:val="nil"/>
              <w:bottom w:val="nil"/>
              <w:right w:val="nil"/>
            </w:tcBorders>
            <w:shd w:val="clear" w:color="auto" w:fill="auto"/>
            <w:noWrap w:val="0"/>
            <w:tcMar>
              <w:top w:w="200" w:type="dxa"/>
              <w:left w:w="320" w:type="dxa"/>
              <w:bottom w:w="200" w:type="dxa"/>
              <w:right w:w="320" w:type="dxa"/>
            </w:tcMar>
            <w:vAlign w:val="center"/>
          </w:tcPr>
          <w:p w14:paraId="6F47B948">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cs="Times New Roman"/>
                <w:kern w:val="2"/>
                <w:sz w:val="24"/>
                <w:szCs w:val="22"/>
                <w:lang w:val="en-US" w:eastAsia="zh-CN" w:bidi="ar-SA"/>
              </w:rPr>
            </w:pPr>
            <w:r>
              <w:rPr>
                <w:rFonts w:hint="eastAsia" w:cs="Times New Roman"/>
                <w:kern w:val="2"/>
                <w:sz w:val="24"/>
                <w:szCs w:val="22"/>
                <w:lang w:val="en-US" w:eastAsia="zh-CN" w:bidi="ar-SA"/>
              </w:rPr>
              <w:t>Average Vector</w:t>
            </w:r>
          </w:p>
        </w:tc>
        <w:tc>
          <w:tcPr>
            <w:tcW w:w="1757" w:type="dxa"/>
            <w:tcBorders>
              <w:top w:val="single" w:color="auto" w:sz="12" w:space="0"/>
              <w:left w:val="nil"/>
              <w:bottom w:val="nil"/>
              <w:right w:val="nil"/>
            </w:tcBorders>
            <w:shd w:val="clear" w:color="auto" w:fill="auto"/>
            <w:noWrap w:val="0"/>
            <w:tcMar>
              <w:top w:w="200" w:type="dxa"/>
              <w:left w:w="320" w:type="dxa"/>
              <w:bottom w:w="200" w:type="dxa"/>
              <w:right w:w="320" w:type="dxa"/>
            </w:tcMar>
            <w:vAlign w:val="center"/>
          </w:tcPr>
          <w:p w14:paraId="7ACE34CD">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cs="Times New Roman"/>
                <w:kern w:val="2"/>
                <w:sz w:val="24"/>
                <w:szCs w:val="22"/>
                <w:lang w:val="en-US" w:eastAsia="zh-CN" w:bidi="ar-SA"/>
              </w:rPr>
            </w:pPr>
            <w:r>
              <w:rPr>
                <w:rFonts w:hint="eastAsia" w:cs="Times New Roman"/>
                <w:kern w:val="2"/>
                <w:sz w:val="24"/>
                <w:szCs w:val="22"/>
                <w:lang w:val="en-US" w:eastAsia="zh-CN" w:bidi="ar-SA"/>
              </w:rPr>
              <w:t>RdKit</w:t>
            </w:r>
          </w:p>
        </w:tc>
      </w:tr>
      <w:tr w14:paraId="028A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single" w:color="auto" w:sz="4" w:space="0"/>
              <w:left w:val="nil"/>
              <w:bottom w:val="nil"/>
              <w:right w:val="nil"/>
            </w:tcBorders>
            <w:shd w:val="clear" w:color="auto" w:fill="auto"/>
            <w:noWrap w:val="0"/>
            <w:tcMar>
              <w:top w:w="200" w:type="dxa"/>
              <w:left w:w="-1" w:type="dxa"/>
              <w:bottom w:w="200" w:type="dxa"/>
              <w:right w:w="320" w:type="dxa"/>
            </w:tcMar>
            <w:vAlign w:val="center"/>
          </w:tcPr>
          <w:p w14:paraId="763494FE">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EGM</w:t>
            </w:r>
          </w:p>
        </w:tc>
        <w:tc>
          <w:tcPr>
            <w:tcW w:w="2126" w:type="dxa"/>
            <w:tcBorders>
              <w:top w:val="single" w:color="auto" w:sz="4" w:space="0"/>
              <w:left w:val="nil"/>
              <w:bottom w:val="nil"/>
              <w:right w:val="nil"/>
            </w:tcBorders>
            <w:shd w:val="clear" w:color="auto" w:fill="auto"/>
            <w:noWrap w:val="0"/>
            <w:tcMar>
              <w:top w:w="200" w:type="dxa"/>
              <w:left w:w="320" w:type="dxa"/>
              <w:bottom w:w="200" w:type="dxa"/>
              <w:right w:w="-1" w:type="dxa"/>
            </w:tcMar>
            <w:vAlign w:val="center"/>
          </w:tcPr>
          <w:p w14:paraId="39C68D94">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0.934</w:t>
            </w:r>
          </w:p>
        </w:tc>
        <w:tc>
          <w:tcPr>
            <w:tcW w:w="3046" w:type="dxa"/>
            <w:tcBorders>
              <w:top w:val="single" w:color="auto" w:sz="4" w:space="0"/>
              <w:left w:val="nil"/>
              <w:bottom w:val="nil"/>
              <w:right w:val="nil"/>
            </w:tcBorders>
            <w:shd w:val="clear" w:color="auto" w:fill="auto"/>
            <w:noWrap w:val="0"/>
            <w:tcMar>
              <w:top w:w="200" w:type="dxa"/>
              <w:left w:w="320" w:type="dxa"/>
              <w:bottom w:w="200" w:type="dxa"/>
              <w:right w:w="-1" w:type="dxa"/>
            </w:tcMar>
            <w:vAlign w:val="center"/>
          </w:tcPr>
          <w:p w14:paraId="07845B6E">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0.125</w:t>
            </w:r>
          </w:p>
        </w:tc>
        <w:tc>
          <w:tcPr>
            <w:tcW w:w="1757" w:type="dxa"/>
            <w:tcBorders>
              <w:top w:val="single" w:color="auto" w:sz="4" w:space="0"/>
              <w:left w:val="nil"/>
              <w:bottom w:val="nil"/>
              <w:right w:val="nil"/>
            </w:tcBorders>
            <w:shd w:val="clear" w:color="auto" w:fill="auto"/>
            <w:noWrap w:val="0"/>
            <w:tcMar>
              <w:top w:w="200" w:type="dxa"/>
              <w:left w:w="320" w:type="dxa"/>
              <w:bottom w:w="200" w:type="dxa"/>
              <w:right w:w="-1" w:type="dxa"/>
            </w:tcMar>
            <w:vAlign w:val="center"/>
          </w:tcPr>
          <w:p w14:paraId="3EBC28B4">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434</w:t>
            </w:r>
          </w:p>
        </w:tc>
      </w:tr>
      <w:tr w14:paraId="76206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7B0899C2">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CGA</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0C60F102">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0.943</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1DDCD93F">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0.213</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589CFB29">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526</w:t>
            </w:r>
          </w:p>
        </w:tc>
      </w:tr>
      <w:tr w14:paraId="0556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432D8C6C">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AMI</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1AF2CE95">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0.943</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67C85219">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0.228</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3763F570">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518</w:t>
            </w:r>
          </w:p>
        </w:tc>
      </w:tr>
      <w:tr w14:paraId="6B72F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3A3B9F82">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PCE</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6E189ACA">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0.951</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11EBA869">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0.246</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37E47023">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645</w:t>
            </w:r>
          </w:p>
        </w:tc>
      </w:tr>
      <w:tr w14:paraId="0DCEA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2430692C">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NOP</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1656BF8C">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0.951</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6C2248ED">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0.212</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614B83A6">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646</w:t>
            </w:r>
          </w:p>
        </w:tc>
      </w:tr>
      <w:tr w14:paraId="77B71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02565391">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BCM</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5E66EE4E">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0.947</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1C50E106">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0.401</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5577C478">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639</w:t>
            </w:r>
          </w:p>
        </w:tc>
      </w:tr>
      <w:tr w14:paraId="2EF0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047098EF">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MIC</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7ACE3E91">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0.947</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7E3090A5">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0.275</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791F64B9">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781</w:t>
            </w:r>
          </w:p>
        </w:tc>
      </w:tr>
      <w:tr w14:paraId="36E45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nil"/>
              <w:right w:val="nil"/>
            </w:tcBorders>
            <w:shd w:val="clear" w:color="auto" w:fill="auto"/>
            <w:noWrap w:val="0"/>
            <w:tcMar>
              <w:top w:w="200" w:type="dxa"/>
              <w:left w:w="-1" w:type="dxa"/>
              <w:bottom w:w="200" w:type="dxa"/>
              <w:right w:w="320" w:type="dxa"/>
            </w:tcMar>
            <w:vAlign w:val="center"/>
          </w:tcPr>
          <w:p w14:paraId="727B39A1">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IME</w:t>
            </w:r>
          </w:p>
        </w:tc>
        <w:tc>
          <w:tcPr>
            <w:tcW w:w="2126" w:type="dxa"/>
            <w:tcBorders>
              <w:top w:val="nil"/>
              <w:left w:val="nil"/>
              <w:bottom w:val="nil"/>
              <w:right w:val="nil"/>
            </w:tcBorders>
            <w:shd w:val="clear" w:color="auto" w:fill="auto"/>
            <w:noWrap w:val="0"/>
            <w:tcMar>
              <w:top w:w="200" w:type="dxa"/>
              <w:left w:w="320" w:type="dxa"/>
              <w:bottom w:w="200" w:type="dxa"/>
              <w:right w:w="-1" w:type="dxa"/>
            </w:tcMar>
            <w:vAlign w:val="center"/>
          </w:tcPr>
          <w:p w14:paraId="0C659122">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0.953</w:t>
            </w:r>
          </w:p>
        </w:tc>
        <w:tc>
          <w:tcPr>
            <w:tcW w:w="3046" w:type="dxa"/>
            <w:tcBorders>
              <w:top w:val="nil"/>
              <w:left w:val="nil"/>
              <w:bottom w:val="nil"/>
              <w:right w:val="nil"/>
            </w:tcBorders>
            <w:shd w:val="clear" w:color="auto" w:fill="auto"/>
            <w:noWrap w:val="0"/>
            <w:tcMar>
              <w:top w:w="200" w:type="dxa"/>
              <w:left w:w="320" w:type="dxa"/>
              <w:bottom w:w="200" w:type="dxa"/>
              <w:right w:w="-1" w:type="dxa"/>
            </w:tcMar>
            <w:vAlign w:val="center"/>
          </w:tcPr>
          <w:p w14:paraId="15DC9C98">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0.280</w:t>
            </w:r>
          </w:p>
        </w:tc>
        <w:tc>
          <w:tcPr>
            <w:tcW w:w="1757" w:type="dxa"/>
            <w:tcBorders>
              <w:top w:val="nil"/>
              <w:left w:val="nil"/>
              <w:bottom w:val="nil"/>
              <w:right w:val="nil"/>
            </w:tcBorders>
            <w:shd w:val="clear" w:color="auto" w:fill="auto"/>
            <w:noWrap w:val="0"/>
            <w:tcMar>
              <w:top w:w="200" w:type="dxa"/>
              <w:left w:w="320" w:type="dxa"/>
              <w:bottom w:w="200" w:type="dxa"/>
              <w:right w:w="-1" w:type="dxa"/>
            </w:tcMar>
            <w:vAlign w:val="center"/>
          </w:tcPr>
          <w:p w14:paraId="387A8634">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766</w:t>
            </w:r>
          </w:p>
        </w:tc>
      </w:tr>
      <w:tr w14:paraId="2673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96" w:type="dxa"/>
            <w:tcBorders>
              <w:top w:val="nil"/>
              <w:left w:val="nil"/>
              <w:bottom w:val="single" w:color="auto" w:sz="12" w:space="0"/>
              <w:right w:val="nil"/>
            </w:tcBorders>
            <w:shd w:val="clear" w:color="auto" w:fill="auto"/>
            <w:noWrap w:val="0"/>
            <w:tcMar>
              <w:top w:w="200" w:type="dxa"/>
              <w:left w:w="-1" w:type="dxa"/>
              <w:bottom w:w="200" w:type="dxa"/>
              <w:right w:w="320" w:type="dxa"/>
            </w:tcMar>
            <w:vAlign w:val="center"/>
          </w:tcPr>
          <w:p w14:paraId="6EEFF265">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OCP</w:t>
            </w:r>
          </w:p>
        </w:tc>
        <w:tc>
          <w:tcPr>
            <w:tcW w:w="2126" w:type="dxa"/>
            <w:tcBorders>
              <w:top w:val="nil"/>
              <w:left w:val="nil"/>
              <w:bottom w:val="single" w:color="auto" w:sz="12" w:space="0"/>
              <w:right w:val="nil"/>
            </w:tcBorders>
            <w:shd w:val="clear" w:color="auto" w:fill="auto"/>
            <w:noWrap w:val="0"/>
            <w:tcMar>
              <w:top w:w="200" w:type="dxa"/>
              <w:left w:w="320" w:type="dxa"/>
              <w:bottom w:w="200" w:type="dxa"/>
              <w:right w:w="-1" w:type="dxa"/>
            </w:tcMar>
            <w:vAlign w:val="center"/>
          </w:tcPr>
          <w:p w14:paraId="78DA0E68">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0.952</w:t>
            </w:r>
          </w:p>
        </w:tc>
        <w:tc>
          <w:tcPr>
            <w:tcW w:w="3046" w:type="dxa"/>
            <w:tcBorders>
              <w:top w:val="nil"/>
              <w:left w:val="nil"/>
              <w:bottom w:val="single" w:color="auto" w:sz="12" w:space="0"/>
              <w:right w:val="nil"/>
            </w:tcBorders>
            <w:shd w:val="clear" w:color="auto" w:fill="auto"/>
            <w:noWrap w:val="0"/>
            <w:tcMar>
              <w:top w:w="200" w:type="dxa"/>
              <w:left w:w="320" w:type="dxa"/>
              <w:bottom w:w="200" w:type="dxa"/>
              <w:right w:w="-1" w:type="dxa"/>
            </w:tcMar>
            <w:vAlign w:val="center"/>
          </w:tcPr>
          <w:p w14:paraId="41E0BAF5">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0.232</w:t>
            </w:r>
          </w:p>
        </w:tc>
        <w:tc>
          <w:tcPr>
            <w:tcW w:w="1757" w:type="dxa"/>
            <w:tcBorders>
              <w:top w:val="nil"/>
              <w:left w:val="nil"/>
              <w:bottom w:val="single" w:color="auto" w:sz="12" w:space="0"/>
              <w:right w:val="nil"/>
            </w:tcBorders>
            <w:shd w:val="clear" w:color="auto" w:fill="auto"/>
            <w:noWrap w:val="0"/>
            <w:tcMar>
              <w:top w:w="200" w:type="dxa"/>
              <w:left w:w="320" w:type="dxa"/>
              <w:bottom w:w="200" w:type="dxa"/>
              <w:right w:w="-1" w:type="dxa"/>
            </w:tcMar>
            <w:vAlign w:val="center"/>
          </w:tcPr>
          <w:p w14:paraId="080B21B3">
            <w:pPr>
              <w:keepNext w:val="0"/>
              <w:keepLines w:val="0"/>
              <w:pageBreakBefore w:val="0"/>
              <w:widowControl/>
              <w:suppressLineNumbers w:val="0"/>
              <w:kinsoku/>
              <w:wordWrap/>
              <w:overflowPunct/>
              <w:topLinePunct w:val="0"/>
              <w:autoSpaceDE/>
              <w:autoSpaceDN/>
              <w:bidi w:val="0"/>
              <w:adjustRightInd/>
              <w:snapToGrid w:val="0"/>
              <w:spacing w:line="192" w:lineRule="auto"/>
              <w:ind w:left="0" w:leftChars="0" w:firstLine="0" w:firstLineChars="0"/>
              <w:jc w:val="center"/>
              <w:textAlignment w:val="center"/>
              <w:rPr>
                <w:rFonts w:hint="eastAsia" w:ascii="Times New Roman Regular" w:hAnsi="Times New Roman Regular" w:eastAsia="Times New Roman Regular" w:cs="Times New Roman Regular"/>
                <w:i w:val="0"/>
                <w:iCs w:val="0"/>
                <w:color w:val="000000"/>
                <w:kern w:val="2"/>
                <w:sz w:val="21"/>
                <w:szCs w:val="21"/>
                <w:u w:val="none"/>
                <w:lang w:val="en-US" w:eastAsia="zh-CN" w:bidi="ar-SA"/>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w:t>
            </w:r>
            <w:r>
              <w:rPr>
                <w:rFonts w:hint="eastAsia" w:ascii="Times New Roman Regular" w:hAnsi="Times New Roman Regular" w:eastAsia="Times New Roman Regular" w:cs="Times New Roman Regular"/>
                <w:i w:val="0"/>
                <w:iCs w:val="0"/>
                <w:color w:val="000000"/>
                <w:kern w:val="0"/>
                <w:sz w:val="21"/>
                <w:szCs w:val="21"/>
                <w:u w:val="none"/>
                <w:lang w:val="en-US" w:eastAsia="zh-CN" w:bidi="ar"/>
              </w:rPr>
              <w:t>746</w:t>
            </w:r>
          </w:p>
        </w:tc>
      </w:tr>
    </w:tbl>
    <w:p w14:paraId="58011956">
      <w:pPr>
        <w:rPr>
          <w:rFonts w:hint="eastAsia"/>
          <w:lang w:val="en-US" w:eastAsia="zh-CN"/>
        </w:rPr>
      </w:pPr>
    </w:p>
    <w:p w14:paraId="3136424F">
      <w:pPr>
        <w:pStyle w:val="3"/>
        <w:bidi w:val="0"/>
      </w:pPr>
      <w:r>
        <w:t xml:space="preserve">  </w:t>
      </w:r>
      <w:bookmarkStart w:id="45" w:name="_Toc5443"/>
      <w:r>
        <w:rPr>
          <w:rFonts w:hint="eastAsia" w:ascii="黑体" w:hAnsi="黑体" w:eastAsia="黑体" w:cs="黑体"/>
          <w:kern w:val="2"/>
          <w:sz w:val="24"/>
          <w:szCs w:val="22"/>
          <w:lang w:val="en-US" w:eastAsia="zh-CN" w:bidi="ar-SA"/>
        </w:rPr>
        <w:t>实验三：分组排序任务</w:t>
      </w:r>
      <w:bookmarkEnd w:id="45"/>
    </w:p>
    <w:p w14:paraId="0B171C1A">
      <w:pPr>
        <w:pStyle w:val="4"/>
        <w:bidi w:val="0"/>
      </w:pPr>
      <w:r>
        <w:t xml:space="preserve"> </w:t>
      </w:r>
      <w:r>
        <w:rPr>
          <w:rFonts w:hint="eastAsia"/>
          <w:lang w:val="en-US" w:eastAsia="zh-CN"/>
        </w:rPr>
        <w:t xml:space="preserve"> </w:t>
      </w:r>
      <w:bookmarkStart w:id="46" w:name="_Toc26453"/>
      <w:r>
        <w:rPr>
          <w:rFonts w:hint="eastAsia"/>
          <w:lang w:val="en-US" w:eastAsia="zh-CN"/>
        </w:rPr>
        <w:t>混合物分组</w:t>
      </w:r>
      <w:bookmarkEnd w:id="46"/>
      <w:bookmarkStart w:id="47" w:name="_Hlk90754111"/>
    </w:p>
    <w:p w14:paraId="66694775">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eastAsia" w:ascii="Times New Roman" w:hAnsi="Times New Roman" w:eastAsia="宋体" w:cs="Times New Roman"/>
          <w:sz w:val="24"/>
          <w:lang w:val="en-US" w:eastAsia="zh-CN"/>
        </w:rPr>
      </w:pPr>
      <w:r>
        <w:rPr>
          <w:rFonts w:hint="eastAsia" w:eastAsia="宋体" w:cs="Times New Roman"/>
          <w:sz w:val="24"/>
          <w:lang w:val="en-US" w:eastAsia="zh-CN"/>
        </w:rPr>
        <w:t>根据RDKit指纹计算得到的化学结构复杂度，将9个气味混合物从高到低排列，并分为复杂度高、中、低三个水平。从每个水平中选取一个</w:t>
      </w:r>
      <w:r>
        <w:rPr>
          <w:rFonts w:hint="eastAsia" w:ascii="Times New Roman" w:hAnsi="Times New Roman" w:eastAsia="宋体" w:cs="Times New Roman"/>
          <w:sz w:val="24"/>
        </w:rPr>
        <w:t>混合物</w:t>
      </w:r>
      <w:r>
        <w:rPr>
          <w:rFonts w:hint="eastAsia" w:eastAsia="宋体" w:cs="Times New Roman"/>
          <w:sz w:val="24"/>
          <w:lang w:eastAsia="zh-CN"/>
        </w:rPr>
        <w:t>，</w:t>
      </w:r>
      <w:r>
        <w:rPr>
          <w:rFonts w:hint="eastAsia" w:ascii="Times New Roman" w:hAnsi="Times New Roman" w:eastAsia="宋体" w:cs="Times New Roman"/>
          <w:sz w:val="24"/>
        </w:rPr>
        <w:t>组成</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个</w:t>
      </w:r>
      <w:r>
        <w:rPr>
          <w:rFonts w:hint="eastAsia" w:ascii="Times New Roman" w:hAnsi="Times New Roman" w:eastAsia="宋体" w:cs="Times New Roman"/>
          <w:sz w:val="24"/>
          <w:lang w:val="en-US" w:eastAsia="zh-CN"/>
        </w:rPr>
        <w:t>不重叠</w:t>
      </w:r>
      <w:r>
        <w:rPr>
          <w:rFonts w:hint="eastAsia" w:ascii="Times New Roman" w:hAnsi="Times New Roman" w:eastAsia="宋体" w:cs="Times New Roman"/>
          <w:sz w:val="24"/>
        </w:rPr>
        <w:t>的混合物</w:t>
      </w:r>
      <w:r>
        <w:rPr>
          <w:rFonts w:hint="eastAsia" w:ascii="Times New Roman" w:hAnsi="Times New Roman" w:eastAsia="宋体" w:cs="Times New Roman"/>
          <w:sz w:val="24"/>
          <w:lang w:val="en-US" w:eastAsia="zh-CN"/>
        </w:rPr>
        <w:t>组</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例如气味EGM、PCE和MIC</w:t>
      </w:r>
      <w:r>
        <w:rPr>
          <w:rFonts w:hint="eastAsia" w:eastAsia="宋体" w:cs="Times New Roman"/>
          <w:sz w:val="24"/>
          <w:lang w:val="en-US" w:eastAsia="zh-CN"/>
        </w:rPr>
        <w:t>，分组情况详见表</w:t>
      </w:r>
      <w:r>
        <w:rPr>
          <w:rFonts w:hint="eastAsia" w:cs="Times New Roman"/>
          <w:sz w:val="24"/>
          <w:lang w:val="en-US" w:eastAsia="zh-CN"/>
        </w:rPr>
        <w:t>3-3</w:t>
      </w:r>
      <w:r>
        <w:rPr>
          <w:rFonts w:hint="eastAsia" w:ascii="Times New Roman" w:hAnsi="Times New Roman" w:eastAsia="宋体" w:cs="Times New Roman"/>
          <w:sz w:val="24"/>
        </w:rPr>
        <w:t>。</w:t>
      </w:r>
    </w:p>
    <w:p w14:paraId="5A5422D0">
      <w:pPr>
        <w:pStyle w:val="4"/>
        <w:bidi w:val="0"/>
      </w:pPr>
      <w:r>
        <w:rPr>
          <w:rFonts w:hint="eastAsia"/>
          <w:lang w:val="en-US" w:eastAsia="zh-CN"/>
        </w:rPr>
        <w:t xml:space="preserve">  </w:t>
      </w:r>
      <w:bookmarkStart w:id="48" w:name="_Toc14109"/>
      <w:r>
        <w:rPr>
          <w:rFonts w:hint="eastAsia"/>
          <w:lang w:val="en-US" w:eastAsia="zh-CN"/>
        </w:rPr>
        <w:t>实验任务</w:t>
      </w:r>
      <w:bookmarkEnd w:id="48"/>
    </w:p>
    <w:p w14:paraId="5CED8544">
      <w:pPr>
        <w:numPr>
          <w:ilvl w:val="0"/>
          <w:numId w:val="0"/>
        </w:numPr>
        <w:spacing w:line="360" w:lineRule="auto"/>
        <w:ind w:firstLine="480" w:firstLineChars="200"/>
      </w:pPr>
      <w:r>
        <w:rPr>
          <w:rFonts w:hint="eastAsia"/>
          <w:sz w:val="24"/>
          <w:szCs w:val="24"/>
          <w:lang w:val="en-US" w:eastAsia="zh-CN"/>
        </w:rPr>
        <w:t>与先前在研究一中采取的方法一致：要求参与者对于同一组的3个混合气味进行感知复杂度的排序。每一组混合气味的排序重复三次，共9个试次；试次顺序在被试内和被试间做了平衡。试次之间至少间隔30秒的休息时间，但同一个试次内参与者嗅闻的时间和次数不受限制。</w:t>
      </w:r>
    </w:p>
    <w:p w14:paraId="47951FCB">
      <w:pPr>
        <w:pStyle w:val="4"/>
        <w:bidi w:val="0"/>
        <w:rPr>
          <w:rFonts w:hint="eastAsia" w:ascii="黑体" w:hAnsi="黑体" w:eastAsia="黑体" w:cs="黑体"/>
          <w:kern w:val="2"/>
          <w:sz w:val="24"/>
          <w:szCs w:val="22"/>
          <w:lang w:val="en-US" w:eastAsia="zh-CN" w:bidi="ar-SA"/>
        </w:rPr>
      </w:pPr>
      <w:r>
        <w:rPr>
          <w:rFonts w:hint="eastAsia"/>
          <w:lang w:val="en-US" w:eastAsia="zh-CN"/>
        </w:rPr>
        <w:t xml:space="preserve">  </w:t>
      </w:r>
      <w:bookmarkStart w:id="49" w:name="_Toc4670"/>
      <w:r>
        <w:rPr>
          <w:rFonts w:hint="eastAsia" w:ascii="黑体" w:hAnsi="黑体" w:eastAsia="黑体" w:cs="黑体"/>
          <w:kern w:val="2"/>
          <w:sz w:val="24"/>
          <w:szCs w:val="22"/>
          <w:lang w:val="en-US" w:eastAsia="zh-CN" w:bidi="ar-SA"/>
        </w:rPr>
        <w:t>感知复杂度比较结果</w:t>
      </w:r>
      <w:bookmarkEnd w:id="49"/>
    </w:p>
    <w:p w14:paraId="0917E321">
      <w:pPr>
        <w:numPr>
          <w:ilvl w:val="0"/>
          <w:numId w:val="0"/>
        </w:numPr>
        <w:spacing w:line="360" w:lineRule="auto"/>
        <w:ind w:firstLine="480"/>
        <w:rPr>
          <w:rFonts w:hint="default"/>
          <w:sz w:val="24"/>
          <w:szCs w:val="24"/>
          <w:lang w:val="en-US" w:eastAsia="zh-CN"/>
        </w:rPr>
      </w:pPr>
      <w:r>
        <w:rPr>
          <w:rFonts w:hint="eastAsia" w:ascii="Times New Roman" w:hAnsi="Times New Roman" w:eastAsia="宋体" w:cs="Times New Roman"/>
          <w:i w:val="0"/>
          <w:iCs w:val="0"/>
          <w:sz w:val="24"/>
          <w:szCs w:val="24"/>
          <w:u w:val="none"/>
          <w:lang w:val="en-US" w:eastAsia="zh-CN"/>
        </w:rPr>
        <w:t>实验在中国科学院大学雁栖湖校区学园一348实验室进行，共招募了30名</w:t>
      </w:r>
      <w:r>
        <w:rPr>
          <w:rFonts w:hint="eastAsia" w:eastAsia="宋体" w:cs="Times New Roman"/>
          <w:i w:val="0"/>
          <w:iCs w:val="0"/>
          <w:sz w:val="24"/>
          <w:szCs w:val="24"/>
          <w:u w:val="none"/>
          <w:lang w:val="en-US" w:eastAsia="zh-CN"/>
        </w:rPr>
        <w:t>参与者，</w:t>
      </w:r>
      <w:r>
        <w:rPr>
          <w:rFonts w:hint="eastAsia" w:ascii="Times New Roman" w:hAnsi="Times New Roman" w:eastAsia="宋体" w:cs="Times New Roman"/>
          <w:i w:val="0"/>
          <w:iCs w:val="0"/>
          <w:sz w:val="24"/>
          <w:szCs w:val="24"/>
          <w:highlight w:val="none"/>
          <w:u w:val="none"/>
          <w:shd w:val="clear" w:color="auto" w:fill="auto"/>
          <w:lang w:val="en-US" w:eastAsia="zh-CN"/>
        </w:rPr>
        <w:t>其中男性8名，女性21名，平均年龄22.069±1.557</w:t>
      </w:r>
      <w:r>
        <w:rPr>
          <w:rFonts w:hint="eastAsia"/>
          <w:sz w:val="24"/>
          <w:szCs w:val="24"/>
          <w:lang w:val="en-US" w:eastAsia="zh-CN"/>
        </w:rPr>
        <w:t>。对各组内三种气味的复杂度排序得分分别进行 Friedman 检验的结果显示，组1（EGM, PCE, MIC）、组2（CGA, NOP, IME）、组3（AMI, BCM, OCP）在感知复杂度组内排序的得分上差异均不显著（χ²(2) = 1.15, p = 0.562），且效应量（Kendall’s W，参考Cohen效应量判断标准，W ≥ 0.10 为小，≥ 0.30 为中，≥ 0.50 为大）小于 0.10，表明各组内气味在复杂度排序上的差异微小，无统计学意义，具体结果见表3-3。</w:t>
      </w:r>
    </w:p>
    <w:p w14:paraId="36078502">
      <w:pPr>
        <w:pStyle w:val="11"/>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50" w:name="_Toc5675"/>
      <w:r>
        <w:rPr>
          <w:rFonts w:hint="eastAsia"/>
          <w:lang w:val="en-US" w:eastAsia="zh-CN"/>
        </w:rPr>
        <w:t xml:space="preserve"> 各混合气味组内排序弗里德曼秩检验结果</w:t>
      </w:r>
      <w:bookmarkEnd w:id="50"/>
    </w:p>
    <w:p w14:paraId="745312D8">
      <w:pPr>
        <w:ind w:left="0" w:leftChars="0" w:firstLine="0" w:firstLineChars="0"/>
        <w:jc w:val="center"/>
        <w:rPr>
          <w:rFonts w:hint="eastAsia" w:cs="Times New Roman"/>
          <w:b/>
          <w:sz w:val="21"/>
          <w:szCs w:val="20"/>
        </w:rPr>
      </w:pPr>
      <w:r>
        <w:rPr>
          <w:rFonts w:hint="eastAsia" w:cs="Times New Roman"/>
          <w:b/>
          <w:sz w:val="21"/>
          <w:szCs w:val="18"/>
          <w:lang w:val="en-US" w:eastAsia="zh-CN"/>
        </w:rPr>
        <w:t>Table</w:t>
      </w:r>
      <w:r>
        <w:rPr>
          <w:rFonts w:cs="Times New Roman"/>
          <w:b/>
          <w:sz w:val="21"/>
          <w:szCs w:val="18"/>
        </w:rPr>
        <w:t xml:space="preserv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3</w:t>
      </w:r>
      <w:r>
        <w:rPr>
          <w:rFonts w:cs="Times New Roman"/>
          <w:b/>
          <w:sz w:val="21"/>
          <w:szCs w:val="18"/>
        </w:rPr>
        <w:t xml:space="preserve"> </w:t>
      </w:r>
      <w:r>
        <w:rPr>
          <w:rFonts w:hint="eastAsia" w:cs="Times New Roman"/>
          <w:b/>
          <w:sz w:val="21"/>
          <w:szCs w:val="18"/>
          <w:lang w:val="en-US" w:eastAsia="zh-CN"/>
        </w:rPr>
        <w:t xml:space="preserve"> </w:t>
      </w:r>
      <w:r>
        <w:rPr>
          <w:rFonts w:hint="eastAsia" w:cs="Times New Roman"/>
          <w:b/>
          <w:sz w:val="21"/>
          <w:szCs w:val="20"/>
        </w:rPr>
        <w:t>Friedman rank test results of the order within each mixed odor group</w:t>
      </w:r>
    </w:p>
    <w:p w14:paraId="166DDAE6">
      <w:pPr>
        <w:ind w:left="0" w:leftChars="0" w:firstLine="0" w:firstLineChars="0"/>
        <w:rPr>
          <w:rFonts w:hint="eastAsia" w:cs="Times New Roman"/>
          <w:b/>
          <w:sz w:val="21"/>
          <w:szCs w:val="20"/>
          <w:lang w:val="en-US" w:eastAsia="zh-CN"/>
        </w:rPr>
      </w:pPr>
    </w:p>
    <w:tbl>
      <w:tblPr>
        <w:tblStyle w:val="23"/>
        <w:tblW w:w="85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49"/>
        <w:gridCol w:w="2266"/>
        <w:gridCol w:w="1790"/>
        <w:gridCol w:w="689"/>
        <w:gridCol w:w="1034"/>
        <w:gridCol w:w="1773"/>
      </w:tblGrid>
      <w:tr w14:paraId="275F2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4FCB5E3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eastAsia" w:ascii="Times New Roman Bold" w:hAnsi="Times New Roman Bold" w:eastAsia="Times New Roman Regular" w:cs="Times New Roman Bold"/>
                <w:b/>
                <w:bCs/>
                <w:i w:val="0"/>
                <w:iCs w:val="0"/>
                <w:color w:val="000000"/>
                <w:kern w:val="0"/>
                <w:sz w:val="21"/>
                <w:szCs w:val="21"/>
                <w:u w:val="none"/>
                <w:lang w:val="en-US" w:eastAsia="zh-CN" w:bidi="ar"/>
              </w:rPr>
              <w:t>Group</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79B7EA2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eastAsia" w:ascii="Times New Roman Bold" w:hAnsi="Times New Roman Bold" w:eastAsia="Times New Roman Regular" w:cs="Times New Roman Bold"/>
                <w:b/>
                <w:bCs/>
                <w:i w:val="0"/>
                <w:iCs w:val="0"/>
                <w:color w:val="000000"/>
                <w:kern w:val="0"/>
                <w:sz w:val="21"/>
                <w:szCs w:val="21"/>
                <w:u w:val="none"/>
                <w:lang w:val="en-US" w:eastAsia="zh-CN" w:bidi="ar"/>
              </w:rPr>
              <w:t>Odor</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474F16A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default" w:ascii="Times New Roman Bold" w:hAnsi="Times New Roman Bold" w:eastAsia="Times New Roman Regular" w:cs="Times New Roman Bold"/>
                <w:b/>
                <w:bCs/>
                <w:i w:val="0"/>
                <w:iCs w:val="0"/>
                <w:color w:val="000000"/>
                <w:kern w:val="0"/>
                <w:sz w:val="21"/>
                <w:szCs w:val="21"/>
                <w:u w:val="none"/>
                <w:lang w:val="en-US" w:eastAsia="zh-CN" w:bidi="ar"/>
              </w:rPr>
              <w:t>Friedman χ²</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168B97B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default" w:ascii="Times New Roman Bold" w:hAnsi="Times New Roman Bold" w:eastAsia="Times New Roman Regular" w:cs="Times New Roman Bold"/>
                <w:b/>
                <w:bCs/>
                <w:i w:val="0"/>
                <w:iCs w:val="0"/>
                <w:color w:val="000000"/>
                <w:kern w:val="0"/>
                <w:sz w:val="21"/>
                <w:szCs w:val="21"/>
                <w:u w:val="none"/>
                <w:lang w:val="en-US" w:eastAsia="zh-CN" w:bidi="ar"/>
              </w:rPr>
              <w:t>df</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52173C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default" w:ascii="Times New Roman Bold" w:hAnsi="Times New Roman Bold" w:eastAsia="Times New Roman Regular" w:cs="Times New Roman Bold"/>
                <w:b/>
                <w:bCs/>
                <w:i w:val="0"/>
                <w:iCs w:val="0"/>
                <w:color w:val="000000"/>
                <w:kern w:val="0"/>
                <w:sz w:val="21"/>
                <w:szCs w:val="21"/>
                <w:u w:val="none"/>
                <w:lang w:val="en-US" w:eastAsia="zh-CN" w:bidi="ar"/>
              </w:rPr>
              <w:t>p</w:t>
            </w:r>
          </w:p>
        </w:tc>
        <w:tc>
          <w:tcPr>
            <w:tcW w:w="1773"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4364353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Bold" w:hAnsi="Times New Roman Bold" w:eastAsia="Times New Roman Regular" w:cs="Times New Roman Bold"/>
                <w:b/>
                <w:bCs/>
                <w:i w:val="0"/>
                <w:iCs w:val="0"/>
                <w:color w:val="000000"/>
                <w:kern w:val="0"/>
                <w:sz w:val="21"/>
                <w:szCs w:val="21"/>
                <w:u w:val="none"/>
                <w:lang w:val="en-US" w:eastAsia="zh-CN" w:bidi="ar"/>
              </w:rPr>
            </w:pPr>
            <w:r>
              <w:rPr>
                <w:rFonts w:hint="eastAsia" w:ascii="Times New Roman Bold" w:hAnsi="Times New Roman Bold" w:eastAsia="Times New Roman Regular" w:cs="Times New Roman Bold"/>
                <w:b/>
                <w:bCs/>
                <w:i w:val="0"/>
                <w:iCs w:val="0"/>
                <w:color w:val="000000"/>
                <w:kern w:val="0"/>
                <w:sz w:val="21"/>
                <w:szCs w:val="21"/>
                <w:u w:val="none"/>
                <w:lang w:val="en-US" w:eastAsia="zh-CN" w:bidi="ar"/>
              </w:rPr>
              <w:t>Significance</w:t>
            </w:r>
          </w:p>
        </w:tc>
      </w:tr>
      <w:tr w14:paraId="6E755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0B18B59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429A13C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EGM, PCE, MIC</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3EA5B9D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4.05</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6994814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080F59A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0.132</w:t>
            </w:r>
          </w:p>
        </w:tc>
        <w:tc>
          <w:tcPr>
            <w:tcW w:w="1773"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56B2312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n.s.</w:t>
            </w:r>
          </w:p>
        </w:tc>
      </w:tr>
      <w:tr w14:paraId="4882C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59700BE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2AE3CB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CGA, NOP, IME</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69965C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5.43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AC6D67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2A7293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0.066</w:t>
            </w:r>
          </w:p>
        </w:tc>
        <w:tc>
          <w:tcPr>
            <w:tcW w:w="1773" w:type="dxa"/>
            <w:tcBorders>
              <w:top w:val="nil"/>
              <w:left w:val="nil"/>
              <w:bottom w:val="nil"/>
              <w:right w:val="nil"/>
            </w:tcBorders>
            <w:shd w:val="clear" w:color="auto" w:fill="auto"/>
            <w:noWrap w:val="0"/>
            <w:tcMar>
              <w:top w:w="120" w:type="dxa"/>
              <w:left w:w="192" w:type="dxa"/>
              <w:bottom w:w="120" w:type="dxa"/>
              <w:right w:w="-1" w:type="dxa"/>
            </w:tcMar>
            <w:vAlign w:val="center"/>
          </w:tcPr>
          <w:p w14:paraId="7007DB3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n.s.</w:t>
            </w:r>
          </w:p>
        </w:tc>
      </w:tr>
      <w:tr w14:paraId="57888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49"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01A9BE3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3</w:t>
            </w:r>
          </w:p>
        </w:tc>
        <w:tc>
          <w:tcPr>
            <w:tcW w:w="226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5C2E3AD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AMI, BCM, OCP</w:t>
            </w:r>
          </w:p>
        </w:tc>
        <w:tc>
          <w:tcPr>
            <w:tcW w:w="1790"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45AA25A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1.15</w:t>
            </w:r>
          </w:p>
        </w:tc>
        <w:tc>
          <w:tcPr>
            <w:tcW w:w="689"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4E37D2A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w:t>
            </w:r>
          </w:p>
        </w:tc>
        <w:tc>
          <w:tcPr>
            <w:tcW w:w="103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1E7523B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0.562</w:t>
            </w:r>
          </w:p>
        </w:tc>
        <w:tc>
          <w:tcPr>
            <w:tcW w:w="1773"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5089E7C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Regular" w:hAnsi="Times New Roman Regular" w:eastAsia="Times New Roman Regular" w:cs="Times New Roman Regular"/>
                <w:i w:val="0"/>
                <w:iCs w:val="0"/>
                <w:color w:val="000000"/>
                <w:kern w:val="0"/>
                <w:sz w:val="21"/>
                <w:szCs w:val="21"/>
                <w:u w:val="none"/>
                <w:lang w:val="en-US" w:eastAsia="zh-CN" w:bidi="ar"/>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n.s.</w:t>
            </w:r>
          </w:p>
        </w:tc>
      </w:tr>
    </w:tbl>
    <w:p w14:paraId="307B3D02">
      <w:pPr>
        <w:numPr>
          <w:ilvl w:val="0"/>
          <w:numId w:val="0"/>
        </w:numPr>
        <w:spacing w:line="360" w:lineRule="auto"/>
        <w:rPr>
          <w:rFonts w:hint="default"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注：</w:t>
      </w:r>
      <w:r>
        <w:rPr>
          <w:rFonts w:hint="default" w:ascii="Times New Roman" w:hAnsi="Times New Roman" w:eastAsia="宋体" w:cs="Times New Roman"/>
          <w:i w:val="0"/>
          <w:iCs w:val="0"/>
          <w:sz w:val="24"/>
          <w:szCs w:val="24"/>
          <w:u w:val="none"/>
          <w:lang w:val="en-US" w:eastAsia="zh-CN"/>
        </w:rPr>
        <w:t>n.s.代表无显著差异（p＞0.05）</w:t>
      </w:r>
    </w:p>
    <w:p w14:paraId="2FAB8F17">
      <w:pPr>
        <w:numPr>
          <w:ilvl w:val="0"/>
          <w:numId w:val="0"/>
        </w:numPr>
        <w:spacing w:line="360" w:lineRule="auto"/>
        <w:rPr>
          <w:rFonts w:hint="default" w:ascii="Times New Roman" w:hAnsi="Times New Roman" w:eastAsia="宋体" w:cs="Times New Roman"/>
          <w:i w:val="0"/>
          <w:iCs w:val="0"/>
          <w:sz w:val="24"/>
          <w:szCs w:val="24"/>
          <w:u w:val="none"/>
          <w:lang w:val="en-US" w:eastAsia="zh-CN"/>
        </w:rPr>
      </w:pPr>
      <w:r>
        <w:drawing>
          <wp:anchor distT="0" distB="0" distL="114300" distR="114300" simplePos="0" relativeHeight="251667456" behindDoc="0" locked="0" layoutInCell="1" allowOverlap="1">
            <wp:simplePos x="0" y="0"/>
            <wp:positionH relativeFrom="column">
              <wp:posOffset>1434465</wp:posOffset>
            </wp:positionH>
            <wp:positionV relativeFrom="page">
              <wp:posOffset>2588895</wp:posOffset>
            </wp:positionV>
            <wp:extent cx="2633345" cy="2188210"/>
            <wp:effectExtent l="0" t="0" r="3175" b="6350"/>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7"/>
                    <a:stretch>
                      <a:fillRect/>
                    </a:stretch>
                  </pic:blipFill>
                  <pic:spPr>
                    <a:xfrm>
                      <a:off x="0" y="0"/>
                      <a:ext cx="2633345" cy="2188210"/>
                    </a:xfrm>
                    <a:prstGeom prst="rect">
                      <a:avLst/>
                    </a:prstGeom>
                    <a:noFill/>
                    <a:ln>
                      <a:noFill/>
                    </a:ln>
                  </pic:spPr>
                </pic:pic>
              </a:graphicData>
            </a:graphic>
          </wp:anchor>
        </w:drawing>
      </w:r>
    </w:p>
    <w:p w14:paraId="5F70D61F">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6E6A6D6B">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545D4853">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70D6B821">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7C4E6323">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23C62361">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4332F25F">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4FF10BB6">
      <w:pPr>
        <w:numPr>
          <w:ilvl w:val="0"/>
          <w:numId w:val="0"/>
        </w:numPr>
        <w:spacing w:line="360" w:lineRule="auto"/>
        <w:rPr>
          <w:rFonts w:hint="default" w:ascii="Times New Roman" w:hAnsi="Times New Roman" w:eastAsia="宋体" w:cs="Times New Roman"/>
          <w:i w:val="0"/>
          <w:iCs w:val="0"/>
          <w:sz w:val="24"/>
          <w:szCs w:val="24"/>
          <w:u w:val="none"/>
          <w:lang w:val="en-US" w:eastAsia="zh-CN"/>
        </w:rPr>
      </w:pPr>
    </w:p>
    <w:p w14:paraId="3A48F1D7">
      <w:pPr>
        <w:pStyle w:val="11"/>
        <w:numPr>
          <w:ilvl w:val="0"/>
          <w:numId w:val="0"/>
        </w:numPr>
        <w:spacing w:line="360" w:lineRule="auto"/>
        <w:rPr>
          <w:rFonts w:hint="eastAsia"/>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Start w:id="51" w:name="_Toc21531"/>
      <w:r>
        <w:rPr>
          <w:rFonts w:hint="eastAsia"/>
          <w:lang w:val="en-US" w:eastAsia="zh-CN"/>
        </w:rPr>
        <w:t xml:space="preserve"> 实验三中参与者气味排序结果分布</w:t>
      </w:r>
      <w:bookmarkEnd w:id="51"/>
    </w:p>
    <w:p w14:paraId="5E75FCA0">
      <w:pPr>
        <w:ind w:left="0" w:leftChars="0" w:firstLine="0" w:firstLineChars="0"/>
        <w:jc w:val="center"/>
        <w:rPr>
          <w:rFonts w:hint="eastAsia" w:cs="Times New Roman"/>
          <w:b/>
          <w:sz w:val="21"/>
          <w:szCs w:val="18"/>
          <w:lang w:val="en-US" w:eastAsia="zh-CN"/>
        </w:rPr>
      </w:pPr>
      <w:r>
        <w:rPr>
          <w:rFonts w:hint="eastAsia" w:cs="Times New Roman"/>
          <w:b/>
          <w:sz w:val="21"/>
          <w:szCs w:val="18"/>
          <w:lang w:val="en-US" w:eastAsia="zh-CN"/>
        </w:rPr>
        <w:t>Figure</w:t>
      </w:r>
      <w:r>
        <w:rPr>
          <w:rFonts w:cs="Times New Roman"/>
          <w:b/>
          <w:sz w:val="21"/>
          <w:szCs w:val="18"/>
        </w:rPr>
        <w:t xml:space="preserve"> </w:t>
      </w:r>
      <w:r>
        <w:rPr>
          <w:rFonts w:hint="eastAsia" w:cs="Times New Roman"/>
          <w:b/>
          <w:sz w:val="21"/>
          <w:szCs w:val="18"/>
          <w:lang w:val="en-US" w:eastAsia="zh-CN"/>
        </w:rPr>
        <w:t>3</w:t>
      </w:r>
      <w:r>
        <w:rPr>
          <w:rFonts w:cs="Times New Roman"/>
          <w:b/>
          <w:sz w:val="21"/>
          <w:szCs w:val="18"/>
        </w:rPr>
        <w:t>-</w:t>
      </w:r>
      <w:r>
        <w:rPr>
          <w:rFonts w:hint="eastAsia" w:cs="Times New Roman"/>
          <w:b/>
          <w:sz w:val="21"/>
          <w:szCs w:val="18"/>
          <w:lang w:val="en-US" w:eastAsia="zh-CN"/>
        </w:rPr>
        <w:t>3 Distribution of participants' odor ranking results in Experiment 3</w:t>
      </w:r>
    </w:p>
    <w:p w14:paraId="58929169">
      <w:pPr>
        <w:ind w:left="0" w:leftChars="0" w:firstLine="0" w:firstLineChars="0"/>
        <w:jc w:val="both"/>
        <w:rPr>
          <w:rFonts w:hint="eastAsia" w:cs="Times New Roman"/>
          <w:b/>
          <w:sz w:val="21"/>
          <w:szCs w:val="18"/>
          <w:lang w:val="en-US" w:eastAsia="zh-CN"/>
        </w:rPr>
      </w:pPr>
    </w:p>
    <w:p w14:paraId="12236A43">
      <w:pPr>
        <w:numPr>
          <w:ilvl w:val="0"/>
          <w:numId w:val="0"/>
        </w:numPr>
        <w:spacing w:line="360" w:lineRule="auto"/>
        <w:rPr>
          <w:rFonts w:hint="eastAsia"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注：在每个方框和须线图中，中心线代表平均值，方框的底部和顶部边缘分别代表第 25 个和第 75 个百分位数。每组最左边的气味为组内计算RDKit化学结构复杂度获得的最简单的混合物，最右边为最复杂的混合物。</w:t>
      </w:r>
    </w:p>
    <w:p w14:paraId="6839DF8A">
      <w:pPr>
        <w:pStyle w:val="4"/>
        <w:bidi w:val="0"/>
        <w:rPr>
          <w:rFonts w:hint="eastAsia" w:ascii="黑体" w:hAnsi="黑体" w:eastAsia="黑体" w:cs="黑体"/>
          <w:kern w:val="2"/>
          <w:sz w:val="24"/>
          <w:szCs w:val="22"/>
          <w:lang w:val="en-US" w:eastAsia="zh-CN" w:bidi="ar-SA"/>
        </w:rPr>
      </w:pPr>
      <w:r>
        <w:rPr>
          <w:rFonts w:hint="eastAsia"/>
          <w:lang w:val="en-US" w:eastAsia="zh-CN"/>
        </w:rPr>
        <w:t xml:space="preserve">  </w:t>
      </w:r>
      <w:bookmarkStart w:id="52" w:name="_Toc3099"/>
      <w:r>
        <w:rPr>
          <w:rFonts w:hint="eastAsia" w:ascii="黑体" w:hAnsi="黑体" w:cs="黑体"/>
          <w:kern w:val="2"/>
          <w:sz w:val="24"/>
          <w:szCs w:val="22"/>
          <w:lang w:val="en-US" w:eastAsia="zh-CN" w:bidi="ar-SA"/>
        </w:rPr>
        <w:t>讨论</w:t>
      </w:r>
      <w:bookmarkEnd w:id="52"/>
    </w:p>
    <w:p w14:paraId="269B7926">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与实验之初的预期不同，在控制了构成混合物的成分数量一致的前提下，参与者对于气味混合物的感知复杂度并未随着化学结构复杂度的不同而体现出显著差异。考虑到排序任务可能并不能很敏锐地捕捉到这种细微的感知差异，而且无法对9个气味做横向比较，我们又设计了实验四，将排序任务改为评分任务，并增加了对其他感知维度的描述。</w:t>
      </w:r>
    </w:p>
    <w:p w14:paraId="6B5B3C41">
      <w:pPr>
        <w:pStyle w:val="3"/>
        <w:bidi w:val="0"/>
      </w:pPr>
      <w:r>
        <w:t xml:space="preserve">  </w:t>
      </w:r>
      <w:bookmarkStart w:id="53" w:name="_Toc31928"/>
      <w:r>
        <w:rPr>
          <w:rFonts w:hint="eastAsia" w:ascii="黑体" w:hAnsi="黑体" w:eastAsia="黑体" w:cs="黑体"/>
          <w:kern w:val="2"/>
          <w:sz w:val="24"/>
          <w:szCs w:val="22"/>
          <w:lang w:val="en-US" w:eastAsia="zh-CN" w:bidi="ar-SA"/>
        </w:rPr>
        <w:t>实验</w:t>
      </w:r>
      <w:r>
        <w:rPr>
          <w:rFonts w:hint="eastAsia" w:ascii="黑体" w:hAnsi="黑体" w:cs="黑体"/>
          <w:kern w:val="2"/>
          <w:sz w:val="24"/>
          <w:szCs w:val="22"/>
          <w:lang w:val="en-US" w:eastAsia="zh-CN" w:bidi="ar-SA"/>
        </w:rPr>
        <w:t>四</w:t>
      </w:r>
      <w:r>
        <w:rPr>
          <w:rFonts w:hint="eastAsia" w:ascii="黑体" w:hAnsi="黑体" w:eastAsia="黑体" w:cs="黑体"/>
          <w:kern w:val="2"/>
          <w:sz w:val="24"/>
          <w:szCs w:val="22"/>
          <w:lang w:val="en-US" w:eastAsia="zh-CN" w:bidi="ar-SA"/>
        </w:rPr>
        <w:t>：多维度评分</w:t>
      </w:r>
      <w:bookmarkEnd w:id="53"/>
    </w:p>
    <w:p w14:paraId="562C4044">
      <w:pPr>
        <w:pStyle w:val="4"/>
        <w:bidi w:val="0"/>
        <w:rPr>
          <w:rFonts w:hint="eastAsia"/>
          <w:lang w:val="en-US" w:eastAsia="zh-CN"/>
        </w:rPr>
      </w:pPr>
      <w:r>
        <w:rPr>
          <w:rFonts w:hint="eastAsia"/>
          <w:lang w:val="en-US" w:eastAsia="zh-CN"/>
        </w:rPr>
        <w:t xml:space="preserve"> </w:t>
      </w:r>
      <w:bookmarkStart w:id="54" w:name="_Toc20602"/>
      <w:r>
        <w:rPr>
          <w:rFonts w:hint="eastAsia"/>
          <w:lang w:val="en-US" w:eastAsia="zh-CN"/>
        </w:rPr>
        <w:t>研究方法</w:t>
      </w:r>
      <w:bookmarkEnd w:id="54"/>
    </w:p>
    <w:p w14:paraId="3F591D8B">
      <w:pPr>
        <w:pStyle w:val="5"/>
      </w:pPr>
      <w:r>
        <w:t xml:space="preserve">  </w:t>
      </w:r>
      <w:r>
        <w:rPr>
          <w:rFonts w:hint="eastAsia"/>
          <w:lang w:val="en-US" w:eastAsia="zh-CN"/>
        </w:rPr>
        <w:t>实验任务</w:t>
      </w:r>
    </w:p>
    <w:p w14:paraId="76CF8CAD">
      <w:pPr>
        <w:rPr>
          <w:rFonts w:hint="eastAsia"/>
          <w:lang w:val="en-US" w:eastAsia="zh-CN"/>
        </w:rPr>
      </w:pPr>
    </w:p>
    <w:p w14:paraId="5B90C759">
      <w:pPr>
        <w:rPr>
          <w:rFonts w:hint="eastAsia"/>
          <w:i w:val="0"/>
          <w:iCs w:val="0"/>
          <w:sz w:val="24"/>
          <w:szCs w:val="24"/>
          <w:u w:val="none"/>
          <w:lang w:val="en-US" w:eastAsia="zh-CN"/>
        </w:rPr>
      </w:pPr>
      <w:r>
        <w:rPr>
          <w:rFonts w:hint="eastAsia"/>
          <w:i w:val="0"/>
          <w:iCs w:val="0"/>
          <w:sz w:val="24"/>
          <w:szCs w:val="24"/>
          <w:u w:val="none"/>
          <w:lang w:val="en-US" w:eastAsia="zh-CN"/>
        </w:rPr>
        <w:t>对于每个参与者，需要对所有9个混合物完成3次共27个试次的评分，评分的维度包括感知熟悉性（familirarity）、愉悦性（valence）、强度（intensity）和复杂度（complexity）。每组的3个气味会依次呈现，组内气味的呈现顺序以及组别之间的呈现顺序在被试内和被试间均做了平衡。被试一次只会闻到一个气味并进行评分，但是可以看到同一组已经评分过的气味分数。评分采用李克特5点量表，（例如对于熟悉性，1=非常陌生，5=非常熟悉）使用matlab编写程序，要求被试通过键盘改变屏幕上评分轴的数值大小。单试次时间不超过30秒，但对被试在一个试次内的嗅闻次数没有限制。每个试次之间有30秒的休息间隔。实验整体在半个小时内完成，从而尽可能减少了被试的嗅觉疲劳或适应。</w:t>
      </w:r>
    </w:p>
    <w:p w14:paraId="28F051E7">
      <w:pPr>
        <w:pStyle w:val="5"/>
      </w:pPr>
      <w:r>
        <w:t xml:space="preserve">  </w:t>
      </w:r>
      <w:r>
        <w:rPr>
          <w:rFonts w:hint="eastAsia"/>
          <w:lang w:val="en-US" w:eastAsia="zh-CN"/>
        </w:rPr>
        <w:t>样例气味</w:t>
      </w:r>
    </w:p>
    <w:p w14:paraId="534801BA">
      <w:pPr>
        <w:numPr>
          <w:ilvl w:val="0"/>
          <w:numId w:val="0"/>
        </w:numPr>
        <w:spacing w:line="360" w:lineRule="auto"/>
        <w:ind w:firstLine="480"/>
        <w:rPr>
          <w:rFonts w:hint="eastAsia"/>
          <w:i w:val="0"/>
          <w:iCs w:val="0"/>
          <w:sz w:val="24"/>
          <w:szCs w:val="24"/>
          <w:u w:val="none"/>
          <w:lang w:val="en-US" w:eastAsia="zh-CN"/>
        </w:rPr>
      </w:pPr>
      <w:r>
        <w:rPr>
          <w:rFonts w:hint="eastAsia"/>
          <w:i w:val="0"/>
          <w:iCs w:val="0"/>
          <w:sz w:val="24"/>
          <w:szCs w:val="24"/>
          <w:u w:val="none"/>
          <w:lang w:val="en-US" w:eastAsia="zh-CN"/>
        </w:rPr>
        <w:t>实验开始前，向被试解释了四个评分维度的相应含义，并提供了两个n=2的气味混合物作为感知复杂度的参考：</w:t>
      </w:r>
    </w:p>
    <w:p w14:paraId="771D35D8">
      <w:pPr>
        <w:pStyle w:val="11"/>
        <w:adjustRightInd w:val="0"/>
        <w:snapToGrid w:val="0"/>
        <w:spacing w:line="240" w:lineRule="atLeast"/>
        <w:ind w:left="0" w:leftChars="0" w:firstLine="0" w:firstLineChars="0"/>
        <w:jc w:val="center"/>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55" w:name="_Toc2993"/>
      <w:r>
        <w:rPr>
          <w:rFonts w:hint="eastAsia"/>
          <w:lang w:val="en-US" w:eastAsia="zh-CN"/>
        </w:rPr>
        <w:t xml:space="preserve"> 实验四提供的两个样例气味</w:t>
      </w:r>
      <w:bookmarkEnd w:id="55"/>
    </w:p>
    <w:p w14:paraId="43539B1E">
      <w:pPr>
        <w:ind w:left="0" w:leftChars="0" w:firstLine="0" w:firstLineChars="0"/>
        <w:jc w:val="center"/>
        <w:rPr>
          <w:rFonts w:hint="eastAsia" w:cs="Times New Roman"/>
          <w:b/>
          <w:sz w:val="21"/>
          <w:szCs w:val="18"/>
          <w:lang w:val="en-US" w:eastAsia="zh-CN"/>
        </w:rPr>
      </w:pPr>
      <w:r>
        <w:rPr>
          <w:rFonts w:hint="eastAsia" w:cs="Times New Roman"/>
          <w:b/>
          <w:sz w:val="21"/>
          <w:szCs w:val="18"/>
          <w:lang w:val="en-US" w:eastAsia="zh-CN"/>
        </w:rPr>
        <w:t>Table 3-4 Sample odors used before the start of the experiment 4</w:t>
      </w:r>
    </w:p>
    <w:p w14:paraId="581C22E0">
      <w:pPr>
        <w:ind w:left="0" w:leftChars="0" w:firstLine="0" w:firstLineChars="0"/>
        <w:jc w:val="center"/>
        <w:rPr>
          <w:rFonts w:hint="default" w:cs="Times New Roman"/>
          <w:b/>
          <w:sz w:val="21"/>
          <w:szCs w:val="18"/>
          <w:lang w:val="en-US" w:eastAsia="zh-CN"/>
        </w:rPr>
      </w:pPr>
    </w:p>
    <w:tbl>
      <w:tblPr>
        <w:tblStyle w:val="24"/>
        <w:tblW w:w="852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95"/>
        <w:gridCol w:w="5626"/>
        <w:gridCol w:w="1304"/>
      </w:tblGrid>
      <w:tr w14:paraId="060FD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D83E84B">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Sample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E63D01C">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ascii="Times New Roman Regular" w:hAnsi="Times New Roman Regular" w:eastAsia="宋体" w:cs="Times New Roman Regular"/>
                <w:b/>
                <w:bCs/>
                <w:color w:val="000000"/>
                <w:kern w:val="0"/>
                <w:sz w:val="22"/>
                <w:lang w:bidi="ar"/>
              </w:rPr>
              <w:t>Components</w:t>
            </w:r>
          </w:p>
        </w:tc>
        <w:tc>
          <w:tcPr>
            <w:tcW w:w="1126" w:type="dxa"/>
            <w:tcBorders>
              <w:top w:val="single" w:color="auto" w:sz="12" w:space="0"/>
              <w:left w:val="nil"/>
              <w:bottom w:val="nil"/>
              <w:right w:val="nil"/>
            </w:tcBorders>
            <w:noWrap w:val="0"/>
            <w:tcMar>
              <w:top w:w="-1" w:type="dxa"/>
              <w:left w:w="-1" w:type="dxa"/>
              <w:bottom w:w="-1" w:type="dxa"/>
              <w:right w:w="-1" w:type="dxa"/>
            </w:tcMar>
            <w:vAlign w:val="center"/>
          </w:tcPr>
          <w:p w14:paraId="17911E00">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cs="Times New Roman Regular"/>
                <w:b/>
                <w:bCs/>
                <w:color w:val="000000"/>
                <w:kern w:val="0"/>
                <w:sz w:val="22"/>
                <w:lang w:val="en-US" w:eastAsia="zh-CN" w:bidi="ar"/>
              </w:rPr>
              <w:t>Complexity</w:t>
            </w:r>
          </w:p>
        </w:tc>
      </w:tr>
      <w:tr w14:paraId="094F24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AF7580">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Simple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33EE1C">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n-Butanol 40%，2-Nonanol 100%</w:t>
            </w:r>
          </w:p>
        </w:tc>
        <w:tc>
          <w:tcPr>
            <w:tcW w:w="1126" w:type="dxa"/>
            <w:tcBorders>
              <w:top w:val="single" w:color="auto" w:sz="4" w:space="0"/>
              <w:left w:val="nil"/>
              <w:bottom w:val="nil"/>
              <w:right w:val="nil"/>
            </w:tcBorders>
            <w:noWrap w:val="0"/>
            <w:tcMar>
              <w:top w:w="-1" w:type="dxa"/>
              <w:left w:w="-1" w:type="dxa"/>
              <w:bottom w:w="-1" w:type="dxa"/>
              <w:right w:w="-1" w:type="dxa"/>
            </w:tcMar>
            <w:vAlign w:val="center"/>
          </w:tcPr>
          <w:p w14:paraId="3416E87B">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0.500</w:t>
            </w:r>
          </w:p>
        </w:tc>
      </w:tr>
      <w:tr w14:paraId="6965D8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18" w:type="dxa"/>
            <w:tcBorders>
              <w:top w:val="nil"/>
              <w:left w:val="nil"/>
              <w:bottom w:val="single" w:color="auto" w:sz="12" w:space="0"/>
              <w:right w:val="nil"/>
            </w:tcBorders>
            <w:noWrap w:val="0"/>
            <w:tcMar>
              <w:top w:w="-1" w:type="dxa"/>
              <w:left w:w="-1" w:type="dxa"/>
              <w:bottom w:w="-1" w:type="dxa"/>
              <w:right w:w="-1" w:type="dxa"/>
            </w:tcMar>
            <w:vAlign w:val="center"/>
          </w:tcPr>
          <w:p w14:paraId="4CFC9A7A">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Complex</w:t>
            </w:r>
          </w:p>
        </w:tc>
        <w:tc>
          <w:tcPr>
            <w:tcW w:w="5781" w:type="dxa"/>
            <w:tcBorders>
              <w:top w:val="nil"/>
              <w:left w:val="nil"/>
              <w:bottom w:val="single" w:color="auto" w:sz="12" w:space="0"/>
              <w:right w:val="nil"/>
            </w:tcBorders>
            <w:noWrap w:val="0"/>
            <w:tcMar>
              <w:top w:w="-1" w:type="dxa"/>
              <w:left w:w="-1" w:type="dxa"/>
              <w:bottom w:w="-1" w:type="dxa"/>
              <w:right w:w="-1" w:type="dxa"/>
            </w:tcMar>
            <w:vAlign w:val="center"/>
          </w:tcPr>
          <w:p w14:paraId="30643A69">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default" w:ascii="Times New Roman Regular" w:hAnsi="Times New Roman Regular" w:eastAsia="宋体" w:cs="Times New Roman Regular"/>
                <w:b w:val="0"/>
                <w:bCs w:val="0"/>
                <w:color w:val="000000"/>
                <w:kern w:val="0"/>
                <w:sz w:val="22"/>
                <w:lang w:val="en-US" w:eastAsia="zh-CN" w:bidi="ar"/>
              </w:rPr>
              <w:t>pentyl valerate</w:t>
            </w:r>
            <w:r>
              <w:rPr>
                <w:rFonts w:hint="eastAsia" w:ascii="Times New Roman Regular" w:hAnsi="Times New Roman Regular" w:eastAsia="宋体" w:cs="Times New Roman Regular"/>
                <w:b w:val="0"/>
                <w:bCs w:val="0"/>
                <w:color w:val="000000"/>
                <w:kern w:val="0"/>
                <w:sz w:val="22"/>
                <w:lang w:val="en-US" w:eastAsia="zh-CN" w:bidi="ar"/>
              </w:rPr>
              <w:t xml:space="preserve"> 100%,2-Nonanol 100%</w:t>
            </w:r>
          </w:p>
        </w:tc>
        <w:tc>
          <w:tcPr>
            <w:tcW w:w="1126" w:type="dxa"/>
            <w:tcBorders>
              <w:top w:val="nil"/>
              <w:left w:val="nil"/>
              <w:bottom w:val="single" w:color="auto" w:sz="12" w:space="0"/>
              <w:right w:val="nil"/>
            </w:tcBorders>
            <w:noWrap w:val="0"/>
            <w:tcMar>
              <w:top w:w="-1" w:type="dxa"/>
              <w:left w:w="-1" w:type="dxa"/>
              <w:bottom w:w="-1" w:type="dxa"/>
              <w:right w:w="-1" w:type="dxa"/>
            </w:tcMar>
            <w:vAlign w:val="center"/>
          </w:tcPr>
          <w:p w14:paraId="5EBE6B0B">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w:t>
            </w:r>
            <w:r>
              <w:rPr>
                <w:rFonts w:hint="eastAsia" w:ascii="Times New Roman Regular" w:hAnsi="Times New Roman Regular" w:cs="Times New Roman Regular"/>
                <w:b w:val="0"/>
                <w:bCs w:val="0"/>
                <w:color w:val="000000"/>
                <w:kern w:val="0"/>
                <w:sz w:val="22"/>
                <w:lang w:val="en-US" w:eastAsia="zh-CN" w:bidi="ar"/>
              </w:rPr>
              <w:t>625</w:t>
            </w:r>
          </w:p>
        </w:tc>
      </w:tr>
    </w:tbl>
    <w:p w14:paraId="12BE9F0D"/>
    <w:p w14:paraId="1FEF538E">
      <w:pPr>
        <w:pStyle w:val="4"/>
        <w:bidi w:val="0"/>
        <w:rPr>
          <w:rFonts w:hint="eastAsia"/>
          <w:lang w:val="en-US" w:eastAsia="zh-CN"/>
        </w:rPr>
      </w:pPr>
      <w:r>
        <w:rPr>
          <w:rFonts w:hint="eastAsia"/>
          <w:lang w:val="en-US" w:eastAsia="zh-CN"/>
        </w:rPr>
        <w:t xml:space="preserve"> </w:t>
      </w:r>
      <w:bookmarkStart w:id="56" w:name="_Toc25560"/>
      <w:r>
        <w:rPr>
          <w:rFonts w:hint="eastAsia"/>
          <w:lang w:val="en-US" w:eastAsia="zh-CN"/>
        </w:rPr>
        <w:t>多维度评分结果</w:t>
      </w:r>
      <w:bookmarkEnd w:id="56"/>
    </w:p>
    <w:p w14:paraId="3A0B9C72">
      <w:pPr>
        <w:rPr>
          <w:rFonts w:hint="eastAsia"/>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实验在中国科学院大学雁栖湖校区学园一348实验室进行，共招募了30名</w:t>
      </w:r>
      <w:r>
        <w:rPr>
          <w:rFonts w:hint="eastAsia" w:eastAsia="宋体" w:cs="Times New Roman"/>
          <w:i w:val="0"/>
          <w:iCs w:val="0"/>
          <w:sz w:val="24"/>
          <w:szCs w:val="24"/>
          <w:u w:val="none"/>
          <w:lang w:val="en-US" w:eastAsia="zh-CN"/>
        </w:rPr>
        <w:t>参与者</w:t>
      </w:r>
      <w:r>
        <w:rPr>
          <w:rFonts w:hint="eastAsia" w:ascii="Times New Roman" w:hAnsi="Times New Roman" w:eastAsia="宋体" w:cs="Times New Roman"/>
          <w:i w:val="0"/>
          <w:iCs w:val="0"/>
          <w:sz w:val="24"/>
          <w:szCs w:val="24"/>
          <w:u w:val="none"/>
          <w:lang w:val="en-US" w:eastAsia="zh-CN"/>
        </w:rPr>
        <w:t>，</w:t>
      </w:r>
      <w:r>
        <w:rPr>
          <w:rFonts w:hint="eastAsia" w:eastAsia="宋体" w:cs="Times New Roman"/>
          <w:i w:val="0"/>
          <w:iCs w:val="0"/>
          <w:sz w:val="24"/>
          <w:szCs w:val="24"/>
          <w:u w:val="none"/>
          <w:lang w:val="en-US" w:eastAsia="zh-CN"/>
        </w:rPr>
        <w:t>其</w:t>
      </w:r>
      <w:r>
        <w:rPr>
          <w:rFonts w:hint="eastAsia" w:ascii="Times New Roman" w:hAnsi="Times New Roman" w:eastAsia="宋体" w:cs="Times New Roman"/>
          <w:i w:val="0"/>
          <w:iCs w:val="0"/>
          <w:sz w:val="24"/>
          <w:szCs w:val="24"/>
          <w:highlight w:val="none"/>
          <w:u w:val="none"/>
          <w:shd w:val="clear" w:color="auto" w:fill="auto"/>
          <w:lang w:val="en-US" w:eastAsia="zh-CN"/>
        </w:rPr>
        <w:t>中男性14名，女性16名，平均年龄22.467±1.456。</w:t>
      </w:r>
      <w:r>
        <w:rPr>
          <w:rFonts w:hint="eastAsia" w:eastAsia="宋体" w:cs="Times New Roman"/>
          <w:i w:val="0"/>
          <w:iCs w:val="0"/>
          <w:sz w:val="24"/>
          <w:szCs w:val="24"/>
          <w:highlight w:val="none"/>
          <w:u w:val="none"/>
          <w:shd w:val="clear" w:color="auto" w:fill="auto"/>
          <w:lang w:val="en-US" w:eastAsia="zh-CN"/>
        </w:rPr>
        <w:t>这30名参与者没有参加过先前任何本研究中的实验。</w:t>
      </w:r>
    </w:p>
    <w:p w14:paraId="682C8D73">
      <w:pPr>
        <w:pStyle w:val="5"/>
      </w:pPr>
      <w:r>
        <w:t xml:space="preserve">  </w:t>
      </w:r>
      <w:r>
        <w:rPr>
          <w:rFonts w:hint="eastAsia"/>
          <w:lang w:val="en-US" w:eastAsia="zh-CN"/>
        </w:rPr>
        <w:t>描述性统计</w:t>
      </w:r>
    </w:p>
    <w:p w14:paraId="16089221">
      <w:pPr>
        <w:pStyle w:val="11"/>
        <w:numPr>
          <w:ilvl w:val="0"/>
          <w:numId w:val="0"/>
        </w:numPr>
        <w:spacing w:after="120" w:line="360" w:lineRule="auto"/>
        <w:ind w:left="0" w:leftChars="0" w:firstLine="480" w:firstLineChars="200"/>
        <w:jc w:val="both"/>
        <w:rPr>
          <w:rFonts w:hint="eastAsia"/>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对九种混合气味在熟悉性、愉悦性、强度、复杂度四个维度上的评分进行描述性统计，均值及标准差见</w:t>
      </w:r>
      <w:r>
        <w:rPr>
          <w:rFonts w:hint="eastAsia" w:cs="Times New Roman"/>
          <w:b w:val="0"/>
          <w:i w:val="0"/>
          <w:iCs w:val="0"/>
          <w:strike w:val="0"/>
          <w:color w:val="auto"/>
          <w:sz w:val="24"/>
          <w:szCs w:val="24"/>
          <w:u w:val="none"/>
          <w:lang w:val="en-US" w:eastAsia="zh-CN"/>
        </w:rPr>
        <w:t>图3-4和</w:t>
      </w:r>
      <w:r>
        <w:rPr>
          <w:rFonts w:hint="eastAsia" w:ascii="Times New Roman" w:hAnsi="Times New Roman" w:eastAsia="宋体" w:cs="Times New Roman"/>
          <w:b w:val="0"/>
          <w:i w:val="0"/>
          <w:iCs w:val="0"/>
          <w:strike w:val="0"/>
          <w:color w:val="auto"/>
          <w:sz w:val="24"/>
          <w:szCs w:val="24"/>
          <w:u w:val="none"/>
          <w:lang w:val="en-US" w:eastAsia="zh-CN"/>
        </w:rPr>
        <w:t>表</w:t>
      </w:r>
      <w:r>
        <w:rPr>
          <w:rFonts w:hint="eastAsia" w:cs="Times New Roman"/>
          <w:b w:val="0"/>
          <w:i w:val="0"/>
          <w:iCs w:val="0"/>
          <w:strike w:val="0"/>
          <w:color w:val="auto"/>
          <w:sz w:val="24"/>
          <w:szCs w:val="24"/>
          <w:u w:val="none"/>
          <w:lang w:val="en-US" w:eastAsia="zh-CN"/>
        </w:rPr>
        <w:t>3-5</w:t>
      </w:r>
      <w:r>
        <w:rPr>
          <w:rFonts w:hint="eastAsia" w:ascii="Times New Roman" w:hAnsi="Times New Roman" w:eastAsia="宋体" w:cs="Times New Roman"/>
          <w:b w:val="0"/>
          <w:i w:val="0"/>
          <w:iCs w:val="0"/>
          <w:strike w:val="0"/>
          <w:color w:val="auto"/>
          <w:sz w:val="24"/>
          <w:szCs w:val="24"/>
          <w:u w:val="none"/>
          <w:lang w:val="en-US" w:eastAsia="zh-CN"/>
        </w:rPr>
        <w:t>。</w:t>
      </w:r>
    </w:p>
    <w:p w14:paraId="37768234">
      <w:pPr>
        <w:pStyle w:val="11"/>
        <w:numPr>
          <w:ilvl w:val="0"/>
          <w:numId w:val="0"/>
        </w:numPr>
        <w:tabs>
          <w:tab w:val="center" w:pos="4156"/>
        </w:tabs>
        <w:spacing w:after="120" w:line="360" w:lineRule="auto"/>
        <w:jc w:val="center"/>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Start w:id="57" w:name="_Toc21514"/>
      <w:r>
        <w:rPr>
          <w:rFonts w:hint="eastAsia"/>
          <w:lang w:val="en-US" w:eastAsia="zh-CN"/>
        </w:rPr>
        <w:t xml:space="preserve"> 各维度气味评分描述性统计（M ± SD）</w:t>
      </w:r>
      <w:bookmarkEnd w:id="57"/>
    </w:p>
    <w:p w14:paraId="334B2436">
      <w:pPr>
        <w:ind w:left="0" w:leftChars="0" w:firstLine="0" w:firstLineChars="0"/>
        <w:jc w:val="center"/>
        <w:rPr>
          <w:rFonts w:hint="default" w:cs="Times New Roman"/>
          <w:b/>
          <w:sz w:val="21"/>
          <w:szCs w:val="18"/>
          <w:lang w:val="en-US" w:eastAsia="zh-CN"/>
        </w:rPr>
      </w:pPr>
      <w:r>
        <w:rPr>
          <w:rFonts w:hint="eastAsia" w:cs="Times New Roman"/>
          <w:b/>
          <w:sz w:val="21"/>
          <w:szCs w:val="18"/>
          <w:lang w:val="en-US" w:eastAsia="zh-CN"/>
        </w:rPr>
        <w:t>Table 3-5 Descriptive statistics of dimensional odor ratings (M ± SD)</w:t>
      </w:r>
    </w:p>
    <w:p w14:paraId="3403944A">
      <w:pPr>
        <w:rPr>
          <w:rFonts w:hint="default"/>
          <w:lang w:val="en-US"/>
        </w:rPr>
      </w:pPr>
    </w:p>
    <w:tbl>
      <w:tblPr>
        <w:tblStyle w:val="23"/>
        <w:tblW w:w="8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83"/>
        <w:gridCol w:w="1820"/>
        <w:gridCol w:w="1820"/>
        <w:gridCol w:w="1820"/>
        <w:gridCol w:w="1682"/>
      </w:tblGrid>
      <w:tr w14:paraId="603E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single" w:color="auto" w:sz="12" w:space="0"/>
              <w:left w:val="nil"/>
              <w:bottom w:val="nil"/>
              <w:right w:val="nil"/>
            </w:tcBorders>
            <w:noWrap w:val="0"/>
            <w:tcMar>
              <w:top w:w="120" w:type="dxa"/>
              <w:left w:w="-1" w:type="dxa"/>
              <w:bottom w:w="120" w:type="dxa"/>
              <w:right w:w="192" w:type="dxa"/>
            </w:tcMar>
            <w:vAlign w:val="center"/>
          </w:tcPr>
          <w:p w14:paraId="298DC731">
            <w:pPr>
              <w:keepNext/>
              <w:widowControl/>
              <w:snapToGrid w:val="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Odor</w:t>
            </w:r>
          </w:p>
        </w:tc>
        <w:tc>
          <w:tcPr>
            <w:tcW w:w="1820" w:type="dxa"/>
            <w:tcBorders>
              <w:top w:val="single" w:color="auto" w:sz="12" w:space="0"/>
              <w:left w:val="nil"/>
              <w:bottom w:val="nil"/>
              <w:right w:val="nil"/>
            </w:tcBorders>
            <w:noWrap w:val="0"/>
            <w:tcMar>
              <w:top w:w="120" w:type="dxa"/>
              <w:left w:w="192" w:type="dxa"/>
              <w:bottom w:w="120" w:type="dxa"/>
              <w:right w:w="192" w:type="dxa"/>
            </w:tcMar>
            <w:vAlign w:val="center"/>
          </w:tcPr>
          <w:p w14:paraId="6935DF1D">
            <w:pPr>
              <w:keepNext/>
              <w:widowControl/>
              <w:snapToGrid w:val="0"/>
              <w:ind w:left="0" w:leftChars="0" w:firstLine="0" w:firstLineChars="0"/>
              <w:jc w:val="both"/>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Familirarity</w:t>
            </w:r>
          </w:p>
        </w:tc>
        <w:tc>
          <w:tcPr>
            <w:tcW w:w="1820" w:type="dxa"/>
            <w:tcBorders>
              <w:top w:val="single" w:color="auto" w:sz="12" w:space="0"/>
              <w:left w:val="nil"/>
              <w:bottom w:val="nil"/>
              <w:right w:val="nil"/>
            </w:tcBorders>
            <w:noWrap w:val="0"/>
            <w:tcMar>
              <w:top w:w="120" w:type="dxa"/>
              <w:left w:w="192" w:type="dxa"/>
              <w:bottom w:w="120" w:type="dxa"/>
              <w:right w:w="192" w:type="dxa"/>
            </w:tcMar>
            <w:vAlign w:val="center"/>
          </w:tcPr>
          <w:p w14:paraId="2BC9F848">
            <w:pPr>
              <w:keepNext/>
              <w:widowControl/>
              <w:snapToGrid w:val="0"/>
              <w:ind w:left="0" w:leftChars="0" w:firstLine="0" w:firstLineChars="0"/>
              <w:jc w:val="both"/>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Valence</w:t>
            </w:r>
          </w:p>
        </w:tc>
        <w:tc>
          <w:tcPr>
            <w:tcW w:w="1820" w:type="dxa"/>
            <w:tcBorders>
              <w:top w:val="single" w:color="auto" w:sz="12" w:space="0"/>
              <w:left w:val="nil"/>
              <w:bottom w:val="nil"/>
              <w:right w:val="nil"/>
            </w:tcBorders>
            <w:noWrap w:val="0"/>
            <w:tcMar>
              <w:top w:w="120" w:type="dxa"/>
              <w:left w:w="192" w:type="dxa"/>
              <w:bottom w:w="120" w:type="dxa"/>
              <w:right w:w="192" w:type="dxa"/>
            </w:tcMar>
            <w:vAlign w:val="center"/>
          </w:tcPr>
          <w:p w14:paraId="38D2337E">
            <w:pPr>
              <w:keepNext/>
              <w:widowControl/>
              <w:snapToGrid w:val="0"/>
              <w:ind w:left="0" w:leftChars="0" w:firstLine="0" w:firstLineChars="0"/>
              <w:jc w:val="both"/>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Intensity</w:t>
            </w:r>
          </w:p>
        </w:tc>
        <w:tc>
          <w:tcPr>
            <w:tcW w:w="1681" w:type="dxa"/>
            <w:tcBorders>
              <w:top w:val="single" w:color="auto" w:sz="12" w:space="0"/>
              <w:left w:val="nil"/>
              <w:bottom w:val="nil"/>
              <w:right w:val="nil"/>
            </w:tcBorders>
            <w:noWrap w:val="0"/>
            <w:tcMar>
              <w:top w:w="120" w:type="dxa"/>
              <w:left w:w="192" w:type="dxa"/>
              <w:bottom w:w="120" w:type="dxa"/>
              <w:right w:w="192" w:type="dxa"/>
            </w:tcMar>
            <w:vAlign w:val="center"/>
          </w:tcPr>
          <w:p w14:paraId="4F30A01C">
            <w:pPr>
              <w:keepNext/>
              <w:widowControl/>
              <w:snapToGrid w:val="0"/>
              <w:ind w:left="0" w:leftChars="0" w:firstLine="0" w:firstLineChars="0"/>
              <w:jc w:val="both"/>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Complexity</w:t>
            </w:r>
          </w:p>
        </w:tc>
      </w:tr>
      <w:tr w14:paraId="6195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single" w:color="auto" w:sz="4" w:space="0"/>
              <w:left w:val="nil"/>
              <w:bottom w:val="nil"/>
              <w:right w:val="nil"/>
            </w:tcBorders>
            <w:noWrap w:val="0"/>
            <w:tcMar>
              <w:top w:w="120" w:type="dxa"/>
              <w:left w:w="-1" w:type="dxa"/>
              <w:bottom w:w="120" w:type="dxa"/>
              <w:right w:w="192" w:type="dxa"/>
            </w:tcMar>
            <w:vAlign w:val="center"/>
          </w:tcPr>
          <w:p w14:paraId="2868FD18">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w:t>
            </w:r>
          </w:p>
        </w:tc>
        <w:tc>
          <w:tcPr>
            <w:tcW w:w="1820" w:type="dxa"/>
            <w:tcBorders>
              <w:top w:val="single" w:color="auto" w:sz="4" w:space="0"/>
              <w:left w:val="nil"/>
              <w:bottom w:val="nil"/>
              <w:right w:val="nil"/>
            </w:tcBorders>
            <w:noWrap w:val="0"/>
            <w:tcMar>
              <w:top w:w="120" w:type="dxa"/>
              <w:left w:w="192" w:type="dxa"/>
              <w:bottom w:w="120" w:type="dxa"/>
              <w:right w:w="192" w:type="dxa"/>
            </w:tcMar>
            <w:vAlign w:val="center"/>
          </w:tcPr>
          <w:p w14:paraId="667C08F2">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3.57 ± 0.95</w:t>
            </w:r>
          </w:p>
        </w:tc>
        <w:tc>
          <w:tcPr>
            <w:tcW w:w="1820" w:type="dxa"/>
            <w:tcBorders>
              <w:top w:val="single" w:color="auto" w:sz="4" w:space="0"/>
              <w:left w:val="nil"/>
              <w:bottom w:val="nil"/>
              <w:right w:val="nil"/>
            </w:tcBorders>
            <w:noWrap w:val="0"/>
            <w:tcMar>
              <w:top w:w="120" w:type="dxa"/>
              <w:left w:w="192" w:type="dxa"/>
              <w:bottom w:w="120" w:type="dxa"/>
              <w:right w:w="192" w:type="dxa"/>
            </w:tcMar>
            <w:vAlign w:val="center"/>
          </w:tcPr>
          <w:p w14:paraId="5AA43D65">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w:t>
            </w:r>
          </w:p>
        </w:tc>
        <w:tc>
          <w:tcPr>
            <w:tcW w:w="1820" w:type="dxa"/>
            <w:tcBorders>
              <w:top w:val="single" w:color="auto" w:sz="4" w:space="0"/>
              <w:left w:val="nil"/>
              <w:bottom w:val="nil"/>
              <w:right w:val="nil"/>
            </w:tcBorders>
            <w:noWrap w:val="0"/>
            <w:tcMar>
              <w:top w:w="120" w:type="dxa"/>
              <w:left w:w="192" w:type="dxa"/>
              <w:bottom w:w="120" w:type="dxa"/>
              <w:right w:w="192" w:type="dxa"/>
            </w:tcMar>
            <w:vAlign w:val="center"/>
          </w:tcPr>
          <w:p w14:paraId="2566356A">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3.19 ± 0.77</w:t>
            </w:r>
          </w:p>
        </w:tc>
        <w:tc>
          <w:tcPr>
            <w:tcW w:w="1681" w:type="dxa"/>
            <w:tcBorders>
              <w:top w:val="single" w:color="auto" w:sz="4" w:space="0"/>
              <w:left w:val="nil"/>
              <w:bottom w:val="nil"/>
              <w:right w:val="nil"/>
            </w:tcBorders>
            <w:noWrap w:val="0"/>
            <w:tcMar>
              <w:top w:w="120" w:type="dxa"/>
              <w:left w:w="192" w:type="dxa"/>
              <w:bottom w:w="120" w:type="dxa"/>
              <w:right w:w="-1" w:type="dxa"/>
            </w:tcMar>
            <w:vAlign w:val="center"/>
          </w:tcPr>
          <w:p w14:paraId="6661ACA3">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2.89 ± 0.98</w:t>
            </w:r>
          </w:p>
        </w:tc>
      </w:tr>
      <w:tr w14:paraId="790CF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643EA5BC">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NOP</w:t>
            </w:r>
          </w:p>
        </w:tc>
        <w:tc>
          <w:tcPr>
            <w:tcW w:w="1820" w:type="dxa"/>
            <w:tcBorders>
              <w:top w:val="nil"/>
              <w:left w:val="nil"/>
              <w:bottom w:val="nil"/>
              <w:right w:val="nil"/>
            </w:tcBorders>
            <w:noWrap w:val="0"/>
            <w:tcMar>
              <w:top w:w="120" w:type="dxa"/>
              <w:left w:w="192" w:type="dxa"/>
              <w:bottom w:w="120" w:type="dxa"/>
              <w:right w:w="192" w:type="dxa"/>
            </w:tcMar>
            <w:vAlign w:val="center"/>
          </w:tcPr>
          <w:p w14:paraId="46D4959E">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2.93 ± 1.00</w:t>
            </w:r>
          </w:p>
        </w:tc>
        <w:tc>
          <w:tcPr>
            <w:tcW w:w="1820" w:type="dxa"/>
            <w:tcBorders>
              <w:top w:val="nil"/>
              <w:left w:val="nil"/>
              <w:bottom w:val="nil"/>
              <w:right w:val="nil"/>
            </w:tcBorders>
            <w:noWrap w:val="0"/>
            <w:tcMar>
              <w:top w:w="120" w:type="dxa"/>
              <w:left w:w="192" w:type="dxa"/>
              <w:bottom w:w="120" w:type="dxa"/>
              <w:right w:w="192" w:type="dxa"/>
            </w:tcMar>
            <w:vAlign w:val="center"/>
          </w:tcPr>
          <w:p w14:paraId="31B0271B">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2.76 ± 1.00</w:t>
            </w:r>
          </w:p>
        </w:tc>
        <w:tc>
          <w:tcPr>
            <w:tcW w:w="1820" w:type="dxa"/>
            <w:tcBorders>
              <w:top w:val="nil"/>
              <w:left w:val="nil"/>
              <w:bottom w:val="nil"/>
              <w:right w:val="nil"/>
            </w:tcBorders>
            <w:noWrap w:val="0"/>
            <w:tcMar>
              <w:top w:w="120" w:type="dxa"/>
              <w:left w:w="192" w:type="dxa"/>
              <w:bottom w:w="120" w:type="dxa"/>
              <w:right w:w="192" w:type="dxa"/>
            </w:tcMar>
            <w:vAlign w:val="center"/>
          </w:tcPr>
          <w:p w14:paraId="10F683C9">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3.25 ± 0.74</w:t>
            </w:r>
          </w:p>
        </w:tc>
        <w:tc>
          <w:tcPr>
            <w:tcW w:w="1681" w:type="dxa"/>
            <w:tcBorders>
              <w:top w:val="nil"/>
              <w:left w:val="nil"/>
              <w:bottom w:val="nil"/>
              <w:right w:val="nil"/>
            </w:tcBorders>
            <w:noWrap w:val="0"/>
            <w:tcMar>
              <w:top w:w="120" w:type="dxa"/>
              <w:left w:w="192" w:type="dxa"/>
              <w:bottom w:w="120" w:type="dxa"/>
              <w:right w:w="-1" w:type="dxa"/>
            </w:tcMar>
            <w:vAlign w:val="center"/>
          </w:tcPr>
          <w:p w14:paraId="2747AC00">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3.24 ± 0.81</w:t>
            </w:r>
          </w:p>
        </w:tc>
      </w:tr>
      <w:tr w14:paraId="60BE8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1CFDD664">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CGA</w:t>
            </w:r>
          </w:p>
        </w:tc>
        <w:tc>
          <w:tcPr>
            <w:tcW w:w="1820" w:type="dxa"/>
            <w:tcBorders>
              <w:top w:val="nil"/>
              <w:left w:val="nil"/>
              <w:bottom w:val="nil"/>
              <w:right w:val="nil"/>
            </w:tcBorders>
            <w:noWrap w:val="0"/>
            <w:tcMar>
              <w:top w:w="120" w:type="dxa"/>
              <w:left w:w="192" w:type="dxa"/>
              <w:bottom w:w="120" w:type="dxa"/>
              <w:right w:w="192" w:type="dxa"/>
            </w:tcMar>
            <w:vAlign w:val="center"/>
          </w:tcPr>
          <w:p w14:paraId="5849CB47">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2.69 ± 0.99</w:t>
            </w:r>
          </w:p>
        </w:tc>
        <w:tc>
          <w:tcPr>
            <w:tcW w:w="1820" w:type="dxa"/>
            <w:tcBorders>
              <w:top w:val="nil"/>
              <w:left w:val="nil"/>
              <w:bottom w:val="nil"/>
              <w:right w:val="nil"/>
            </w:tcBorders>
            <w:noWrap w:val="0"/>
            <w:tcMar>
              <w:top w:w="120" w:type="dxa"/>
              <w:left w:w="192" w:type="dxa"/>
              <w:bottom w:w="120" w:type="dxa"/>
              <w:right w:w="192" w:type="dxa"/>
            </w:tcMar>
            <w:vAlign w:val="center"/>
          </w:tcPr>
          <w:p w14:paraId="1917446A">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2.18 ± 0.87</w:t>
            </w:r>
          </w:p>
        </w:tc>
        <w:tc>
          <w:tcPr>
            <w:tcW w:w="1820" w:type="dxa"/>
            <w:tcBorders>
              <w:top w:val="nil"/>
              <w:left w:val="nil"/>
              <w:bottom w:val="nil"/>
              <w:right w:val="nil"/>
            </w:tcBorders>
            <w:noWrap w:val="0"/>
            <w:tcMar>
              <w:top w:w="120" w:type="dxa"/>
              <w:left w:w="192" w:type="dxa"/>
              <w:bottom w:w="120" w:type="dxa"/>
              <w:right w:w="192" w:type="dxa"/>
            </w:tcMar>
            <w:vAlign w:val="center"/>
          </w:tcPr>
          <w:p w14:paraId="15F6C305">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3.80 ± 0.64</w:t>
            </w:r>
          </w:p>
        </w:tc>
        <w:tc>
          <w:tcPr>
            <w:tcW w:w="1681" w:type="dxa"/>
            <w:tcBorders>
              <w:top w:val="nil"/>
              <w:left w:val="nil"/>
              <w:bottom w:val="nil"/>
              <w:right w:val="nil"/>
            </w:tcBorders>
            <w:noWrap w:val="0"/>
            <w:tcMar>
              <w:top w:w="120" w:type="dxa"/>
              <w:left w:w="192" w:type="dxa"/>
              <w:bottom w:w="120" w:type="dxa"/>
              <w:right w:w="-1" w:type="dxa"/>
            </w:tcMar>
            <w:vAlign w:val="center"/>
          </w:tcPr>
          <w:p w14:paraId="5C510345">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3.49 ± 0.91</w:t>
            </w:r>
          </w:p>
        </w:tc>
      </w:tr>
      <w:tr w14:paraId="5712E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4C47738F">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OCP</w:t>
            </w:r>
          </w:p>
        </w:tc>
        <w:tc>
          <w:tcPr>
            <w:tcW w:w="1820" w:type="dxa"/>
            <w:tcBorders>
              <w:top w:val="nil"/>
              <w:left w:val="nil"/>
              <w:bottom w:val="nil"/>
              <w:right w:val="nil"/>
            </w:tcBorders>
            <w:noWrap w:val="0"/>
            <w:tcMar>
              <w:top w:w="120" w:type="dxa"/>
              <w:left w:w="192" w:type="dxa"/>
              <w:bottom w:w="120" w:type="dxa"/>
              <w:right w:w="192" w:type="dxa"/>
            </w:tcMar>
            <w:vAlign w:val="center"/>
          </w:tcPr>
          <w:p w14:paraId="158A4CC0">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3.32 ± 0.94</w:t>
            </w:r>
          </w:p>
        </w:tc>
        <w:tc>
          <w:tcPr>
            <w:tcW w:w="1820" w:type="dxa"/>
            <w:tcBorders>
              <w:top w:val="nil"/>
              <w:left w:val="nil"/>
              <w:bottom w:val="nil"/>
              <w:right w:val="nil"/>
            </w:tcBorders>
            <w:noWrap w:val="0"/>
            <w:tcMar>
              <w:top w:w="120" w:type="dxa"/>
              <w:left w:w="192" w:type="dxa"/>
              <w:bottom w:w="120" w:type="dxa"/>
              <w:right w:w="192" w:type="dxa"/>
            </w:tcMar>
            <w:vAlign w:val="center"/>
          </w:tcPr>
          <w:p w14:paraId="3F1D83E9">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3.10 ± 1.08</w:t>
            </w:r>
          </w:p>
        </w:tc>
        <w:tc>
          <w:tcPr>
            <w:tcW w:w="1820" w:type="dxa"/>
            <w:tcBorders>
              <w:top w:val="nil"/>
              <w:left w:val="nil"/>
              <w:bottom w:val="nil"/>
              <w:right w:val="nil"/>
            </w:tcBorders>
            <w:noWrap w:val="0"/>
            <w:tcMar>
              <w:top w:w="120" w:type="dxa"/>
              <w:left w:w="192" w:type="dxa"/>
              <w:bottom w:w="120" w:type="dxa"/>
              <w:right w:w="192" w:type="dxa"/>
            </w:tcMar>
            <w:vAlign w:val="center"/>
          </w:tcPr>
          <w:p w14:paraId="04BE0739">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3.41 ± 0.72</w:t>
            </w:r>
          </w:p>
        </w:tc>
        <w:tc>
          <w:tcPr>
            <w:tcW w:w="1681" w:type="dxa"/>
            <w:tcBorders>
              <w:top w:val="nil"/>
              <w:left w:val="nil"/>
              <w:bottom w:val="nil"/>
              <w:right w:val="nil"/>
            </w:tcBorders>
            <w:noWrap w:val="0"/>
            <w:tcMar>
              <w:top w:w="120" w:type="dxa"/>
              <w:left w:w="192" w:type="dxa"/>
              <w:bottom w:w="120" w:type="dxa"/>
              <w:right w:w="-1" w:type="dxa"/>
            </w:tcMar>
            <w:vAlign w:val="center"/>
          </w:tcPr>
          <w:p w14:paraId="3AD96C96">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3.27 ± 0.87</w:t>
            </w:r>
          </w:p>
        </w:tc>
      </w:tr>
      <w:tr w14:paraId="3C9DE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1299064E">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BCM</w:t>
            </w:r>
          </w:p>
        </w:tc>
        <w:tc>
          <w:tcPr>
            <w:tcW w:w="1820" w:type="dxa"/>
            <w:tcBorders>
              <w:top w:val="nil"/>
              <w:left w:val="nil"/>
              <w:bottom w:val="nil"/>
              <w:right w:val="nil"/>
            </w:tcBorders>
            <w:noWrap w:val="0"/>
            <w:tcMar>
              <w:top w:w="120" w:type="dxa"/>
              <w:left w:w="192" w:type="dxa"/>
              <w:bottom w:w="120" w:type="dxa"/>
              <w:right w:w="192" w:type="dxa"/>
            </w:tcMar>
            <w:vAlign w:val="center"/>
          </w:tcPr>
          <w:p w14:paraId="4A71F00E">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2.70 ± 0.96</w:t>
            </w:r>
          </w:p>
        </w:tc>
        <w:tc>
          <w:tcPr>
            <w:tcW w:w="1820" w:type="dxa"/>
            <w:tcBorders>
              <w:top w:val="nil"/>
              <w:left w:val="nil"/>
              <w:bottom w:val="nil"/>
              <w:right w:val="nil"/>
            </w:tcBorders>
            <w:noWrap w:val="0"/>
            <w:tcMar>
              <w:top w:w="120" w:type="dxa"/>
              <w:left w:w="192" w:type="dxa"/>
              <w:bottom w:w="120" w:type="dxa"/>
              <w:right w:w="192" w:type="dxa"/>
            </w:tcMar>
            <w:vAlign w:val="center"/>
          </w:tcPr>
          <w:p w14:paraId="2123D6BF">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2.22 ± 0.89</w:t>
            </w:r>
          </w:p>
        </w:tc>
        <w:tc>
          <w:tcPr>
            <w:tcW w:w="1820" w:type="dxa"/>
            <w:tcBorders>
              <w:top w:val="nil"/>
              <w:left w:val="nil"/>
              <w:bottom w:val="nil"/>
              <w:right w:val="nil"/>
            </w:tcBorders>
            <w:noWrap w:val="0"/>
            <w:tcMar>
              <w:top w:w="120" w:type="dxa"/>
              <w:left w:w="192" w:type="dxa"/>
              <w:bottom w:w="120" w:type="dxa"/>
              <w:right w:w="192" w:type="dxa"/>
            </w:tcMar>
            <w:vAlign w:val="center"/>
          </w:tcPr>
          <w:p w14:paraId="23C85BFF">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3.76 ± 0.85</w:t>
            </w:r>
          </w:p>
        </w:tc>
        <w:tc>
          <w:tcPr>
            <w:tcW w:w="1681" w:type="dxa"/>
            <w:tcBorders>
              <w:top w:val="nil"/>
              <w:left w:val="nil"/>
              <w:bottom w:val="nil"/>
              <w:right w:val="nil"/>
            </w:tcBorders>
            <w:noWrap w:val="0"/>
            <w:tcMar>
              <w:top w:w="120" w:type="dxa"/>
              <w:left w:w="192" w:type="dxa"/>
              <w:bottom w:w="120" w:type="dxa"/>
              <w:right w:w="-1" w:type="dxa"/>
            </w:tcMar>
            <w:vAlign w:val="center"/>
          </w:tcPr>
          <w:p w14:paraId="3F957C91">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3.61 ± 0.70</w:t>
            </w:r>
          </w:p>
        </w:tc>
      </w:tr>
      <w:tr w14:paraId="26955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42990E4A">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AMI</w:t>
            </w:r>
          </w:p>
        </w:tc>
        <w:tc>
          <w:tcPr>
            <w:tcW w:w="1820" w:type="dxa"/>
            <w:tcBorders>
              <w:top w:val="nil"/>
              <w:left w:val="nil"/>
              <w:bottom w:val="nil"/>
              <w:right w:val="nil"/>
            </w:tcBorders>
            <w:noWrap w:val="0"/>
            <w:tcMar>
              <w:top w:w="120" w:type="dxa"/>
              <w:left w:w="192" w:type="dxa"/>
              <w:bottom w:w="120" w:type="dxa"/>
              <w:right w:w="192" w:type="dxa"/>
            </w:tcMar>
            <w:vAlign w:val="center"/>
          </w:tcPr>
          <w:p w14:paraId="5A5C1A04">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3.03 ± 1.04</w:t>
            </w:r>
          </w:p>
        </w:tc>
        <w:tc>
          <w:tcPr>
            <w:tcW w:w="1820" w:type="dxa"/>
            <w:tcBorders>
              <w:top w:val="nil"/>
              <w:left w:val="nil"/>
              <w:bottom w:val="nil"/>
              <w:right w:val="nil"/>
            </w:tcBorders>
            <w:noWrap w:val="0"/>
            <w:tcMar>
              <w:top w:w="120" w:type="dxa"/>
              <w:left w:w="192" w:type="dxa"/>
              <w:bottom w:w="120" w:type="dxa"/>
              <w:right w:w="192" w:type="dxa"/>
            </w:tcMar>
            <w:vAlign w:val="center"/>
          </w:tcPr>
          <w:p w14:paraId="4E08DD27">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2.59 ± 0.87</w:t>
            </w:r>
          </w:p>
        </w:tc>
        <w:tc>
          <w:tcPr>
            <w:tcW w:w="1820" w:type="dxa"/>
            <w:tcBorders>
              <w:top w:val="nil"/>
              <w:left w:val="nil"/>
              <w:bottom w:val="nil"/>
              <w:right w:val="nil"/>
            </w:tcBorders>
            <w:noWrap w:val="0"/>
            <w:tcMar>
              <w:top w:w="120" w:type="dxa"/>
              <w:left w:w="192" w:type="dxa"/>
              <w:bottom w:w="120" w:type="dxa"/>
              <w:right w:w="192" w:type="dxa"/>
            </w:tcMar>
            <w:vAlign w:val="center"/>
          </w:tcPr>
          <w:p w14:paraId="097F79FA">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3.21 ± 0.94</w:t>
            </w:r>
          </w:p>
        </w:tc>
        <w:tc>
          <w:tcPr>
            <w:tcW w:w="1681" w:type="dxa"/>
            <w:tcBorders>
              <w:top w:val="nil"/>
              <w:left w:val="nil"/>
              <w:bottom w:val="nil"/>
              <w:right w:val="nil"/>
            </w:tcBorders>
            <w:noWrap w:val="0"/>
            <w:tcMar>
              <w:top w:w="120" w:type="dxa"/>
              <w:left w:w="192" w:type="dxa"/>
              <w:bottom w:w="120" w:type="dxa"/>
              <w:right w:w="-1" w:type="dxa"/>
            </w:tcMar>
            <w:vAlign w:val="center"/>
          </w:tcPr>
          <w:p w14:paraId="2D866117">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3.19 ± 0.85</w:t>
            </w:r>
          </w:p>
        </w:tc>
      </w:tr>
      <w:tr w14:paraId="7A804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6BD9E0F0">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MIC</w:t>
            </w:r>
          </w:p>
        </w:tc>
        <w:tc>
          <w:tcPr>
            <w:tcW w:w="1820" w:type="dxa"/>
            <w:tcBorders>
              <w:top w:val="nil"/>
              <w:left w:val="nil"/>
              <w:bottom w:val="nil"/>
              <w:right w:val="nil"/>
            </w:tcBorders>
            <w:noWrap w:val="0"/>
            <w:tcMar>
              <w:top w:w="120" w:type="dxa"/>
              <w:left w:w="192" w:type="dxa"/>
              <w:bottom w:w="120" w:type="dxa"/>
              <w:right w:w="192" w:type="dxa"/>
            </w:tcMar>
            <w:vAlign w:val="center"/>
          </w:tcPr>
          <w:p w14:paraId="0F41703B">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2.93 ± 1.03</w:t>
            </w:r>
          </w:p>
        </w:tc>
        <w:tc>
          <w:tcPr>
            <w:tcW w:w="1820" w:type="dxa"/>
            <w:tcBorders>
              <w:top w:val="nil"/>
              <w:left w:val="nil"/>
              <w:bottom w:val="nil"/>
              <w:right w:val="nil"/>
            </w:tcBorders>
            <w:noWrap w:val="0"/>
            <w:tcMar>
              <w:top w:w="120" w:type="dxa"/>
              <w:left w:w="192" w:type="dxa"/>
              <w:bottom w:w="120" w:type="dxa"/>
              <w:right w:w="192" w:type="dxa"/>
            </w:tcMar>
            <w:vAlign w:val="center"/>
          </w:tcPr>
          <w:p w14:paraId="10504858">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2.38 ± 0.92</w:t>
            </w:r>
          </w:p>
        </w:tc>
        <w:tc>
          <w:tcPr>
            <w:tcW w:w="1820" w:type="dxa"/>
            <w:tcBorders>
              <w:top w:val="nil"/>
              <w:left w:val="nil"/>
              <w:bottom w:val="nil"/>
              <w:right w:val="nil"/>
            </w:tcBorders>
            <w:noWrap w:val="0"/>
            <w:tcMar>
              <w:top w:w="120" w:type="dxa"/>
              <w:left w:w="192" w:type="dxa"/>
              <w:bottom w:w="120" w:type="dxa"/>
              <w:right w:w="192" w:type="dxa"/>
            </w:tcMar>
            <w:vAlign w:val="center"/>
          </w:tcPr>
          <w:p w14:paraId="302BCFB9">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3.77 ± 1.37</w:t>
            </w:r>
          </w:p>
        </w:tc>
        <w:tc>
          <w:tcPr>
            <w:tcW w:w="1681" w:type="dxa"/>
            <w:tcBorders>
              <w:top w:val="nil"/>
              <w:left w:val="nil"/>
              <w:bottom w:val="nil"/>
              <w:right w:val="nil"/>
            </w:tcBorders>
            <w:noWrap w:val="0"/>
            <w:tcMar>
              <w:top w:w="120" w:type="dxa"/>
              <w:left w:w="192" w:type="dxa"/>
              <w:bottom w:w="120" w:type="dxa"/>
              <w:right w:w="-1" w:type="dxa"/>
            </w:tcMar>
            <w:vAlign w:val="center"/>
          </w:tcPr>
          <w:p w14:paraId="1B7BB249">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3.39 ± 0.68</w:t>
            </w:r>
          </w:p>
        </w:tc>
      </w:tr>
      <w:tr w14:paraId="46D0F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nil"/>
              <w:right w:val="nil"/>
            </w:tcBorders>
            <w:noWrap w:val="0"/>
            <w:tcMar>
              <w:top w:w="120" w:type="dxa"/>
              <w:left w:w="-1" w:type="dxa"/>
              <w:bottom w:w="120" w:type="dxa"/>
              <w:right w:w="192" w:type="dxa"/>
            </w:tcMar>
            <w:vAlign w:val="center"/>
          </w:tcPr>
          <w:p w14:paraId="15EA1869">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PCE</w:t>
            </w:r>
          </w:p>
        </w:tc>
        <w:tc>
          <w:tcPr>
            <w:tcW w:w="1820" w:type="dxa"/>
            <w:tcBorders>
              <w:top w:val="nil"/>
              <w:left w:val="nil"/>
              <w:bottom w:val="nil"/>
              <w:right w:val="nil"/>
            </w:tcBorders>
            <w:noWrap w:val="0"/>
            <w:tcMar>
              <w:top w:w="120" w:type="dxa"/>
              <w:left w:w="192" w:type="dxa"/>
              <w:bottom w:w="120" w:type="dxa"/>
              <w:right w:w="192" w:type="dxa"/>
            </w:tcMar>
            <w:vAlign w:val="center"/>
          </w:tcPr>
          <w:p w14:paraId="5CAFACDA">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3.32 ± 0.97</w:t>
            </w:r>
          </w:p>
        </w:tc>
        <w:tc>
          <w:tcPr>
            <w:tcW w:w="1820" w:type="dxa"/>
            <w:tcBorders>
              <w:top w:val="nil"/>
              <w:left w:val="nil"/>
              <w:bottom w:val="nil"/>
              <w:right w:val="nil"/>
            </w:tcBorders>
            <w:noWrap w:val="0"/>
            <w:tcMar>
              <w:top w:w="120" w:type="dxa"/>
              <w:left w:w="192" w:type="dxa"/>
              <w:bottom w:w="120" w:type="dxa"/>
              <w:right w:w="192" w:type="dxa"/>
            </w:tcMar>
            <w:vAlign w:val="center"/>
          </w:tcPr>
          <w:p w14:paraId="2DB54A78">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3.10 ± 1.06</w:t>
            </w:r>
          </w:p>
        </w:tc>
        <w:tc>
          <w:tcPr>
            <w:tcW w:w="1820" w:type="dxa"/>
            <w:tcBorders>
              <w:top w:val="nil"/>
              <w:left w:val="nil"/>
              <w:bottom w:val="nil"/>
              <w:right w:val="nil"/>
            </w:tcBorders>
            <w:noWrap w:val="0"/>
            <w:tcMar>
              <w:top w:w="120" w:type="dxa"/>
              <w:left w:w="192" w:type="dxa"/>
              <w:bottom w:w="120" w:type="dxa"/>
              <w:right w:w="192" w:type="dxa"/>
            </w:tcMar>
            <w:vAlign w:val="center"/>
          </w:tcPr>
          <w:p w14:paraId="4DC6E76C">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3.03 ± 0.91</w:t>
            </w:r>
          </w:p>
        </w:tc>
        <w:tc>
          <w:tcPr>
            <w:tcW w:w="1681" w:type="dxa"/>
            <w:tcBorders>
              <w:top w:val="nil"/>
              <w:left w:val="nil"/>
              <w:bottom w:val="nil"/>
              <w:right w:val="nil"/>
            </w:tcBorders>
            <w:noWrap w:val="0"/>
            <w:tcMar>
              <w:top w:w="120" w:type="dxa"/>
              <w:left w:w="192" w:type="dxa"/>
              <w:bottom w:w="120" w:type="dxa"/>
              <w:right w:w="-1" w:type="dxa"/>
            </w:tcMar>
            <w:vAlign w:val="center"/>
          </w:tcPr>
          <w:p w14:paraId="283B1447">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3.14 ± 0.84</w:t>
            </w:r>
          </w:p>
        </w:tc>
      </w:tr>
      <w:tr w14:paraId="3B1B1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83" w:type="dxa"/>
            <w:tcBorders>
              <w:top w:val="nil"/>
              <w:left w:val="nil"/>
              <w:bottom w:val="single" w:color="auto" w:sz="12" w:space="0"/>
              <w:right w:val="nil"/>
            </w:tcBorders>
            <w:noWrap w:val="0"/>
            <w:tcMar>
              <w:top w:w="120" w:type="dxa"/>
              <w:left w:w="-1" w:type="dxa"/>
              <w:bottom w:w="120" w:type="dxa"/>
              <w:right w:w="192" w:type="dxa"/>
            </w:tcMar>
            <w:vAlign w:val="center"/>
          </w:tcPr>
          <w:p w14:paraId="375D2C6A">
            <w:pPr>
              <w:keepNext/>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EGM</w:t>
            </w:r>
          </w:p>
        </w:tc>
        <w:tc>
          <w:tcPr>
            <w:tcW w:w="1820" w:type="dxa"/>
            <w:tcBorders>
              <w:top w:val="nil"/>
              <w:left w:val="nil"/>
              <w:bottom w:val="single" w:color="auto" w:sz="12" w:space="0"/>
              <w:right w:val="nil"/>
            </w:tcBorders>
            <w:noWrap w:val="0"/>
            <w:tcMar>
              <w:top w:w="120" w:type="dxa"/>
              <w:left w:w="192" w:type="dxa"/>
              <w:bottom w:w="120" w:type="dxa"/>
              <w:right w:w="192" w:type="dxa"/>
            </w:tcMar>
            <w:vAlign w:val="center"/>
          </w:tcPr>
          <w:p w14:paraId="61831BB4">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2.91 ± 1.07</w:t>
            </w:r>
          </w:p>
        </w:tc>
        <w:tc>
          <w:tcPr>
            <w:tcW w:w="1820" w:type="dxa"/>
            <w:tcBorders>
              <w:top w:val="nil"/>
              <w:left w:val="nil"/>
              <w:bottom w:val="single" w:color="auto" w:sz="12" w:space="0"/>
              <w:right w:val="nil"/>
            </w:tcBorders>
            <w:noWrap w:val="0"/>
            <w:tcMar>
              <w:top w:w="120" w:type="dxa"/>
              <w:left w:w="192" w:type="dxa"/>
              <w:bottom w:w="120" w:type="dxa"/>
              <w:right w:w="192" w:type="dxa"/>
            </w:tcMar>
            <w:vAlign w:val="center"/>
          </w:tcPr>
          <w:p w14:paraId="1529B5AE">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2.50 ± 0.72</w:t>
            </w:r>
          </w:p>
        </w:tc>
        <w:tc>
          <w:tcPr>
            <w:tcW w:w="1820" w:type="dxa"/>
            <w:tcBorders>
              <w:top w:val="nil"/>
              <w:left w:val="nil"/>
              <w:bottom w:val="single" w:color="auto" w:sz="12" w:space="0"/>
              <w:right w:val="nil"/>
            </w:tcBorders>
            <w:noWrap w:val="0"/>
            <w:tcMar>
              <w:top w:w="120" w:type="dxa"/>
              <w:left w:w="192" w:type="dxa"/>
              <w:bottom w:w="120" w:type="dxa"/>
              <w:right w:w="192" w:type="dxa"/>
            </w:tcMar>
            <w:vAlign w:val="center"/>
          </w:tcPr>
          <w:p w14:paraId="0C288431">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3.07 ± 0.94</w:t>
            </w:r>
          </w:p>
        </w:tc>
        <w:tc>
          <w:tcPr>
            <w:tcW w:w="1681" w:type="dxa"/>
            <w:tcBorders>
              <w:top w:val="nil"/>
              <w:left w:val="nil"/>
              <w:bottom w:val="single" w:color="auto" w:sz="12" w:space="0"/>
              <w:right w:val="nil"/>
            </w:tcBorders>
            <w:noWrap w:val="0"/>
            <w:tcMar>
              <w:top w:w="120" w:type="dxa"/>
              <w:left w:w="192" w:type="dxa"/>
              <w:bottom w:w="120" w:type="dxa"/>
              <w:right w:w="-1" w:type="dxa"/>
            </w:tcMar>
            <w:vAlign w:val="center"/>
          </w:tcPr>
          <w:p w14:paraId="08CDB14B">
            <w:pPr>
              <w:keepNext/>
              <w:widowControl/>
              <w:snapToGrid w:val="0"/>
              <w:ind w:left="0" w:leftChars="0" w:firstLine="0" w:firstLineChars="0"/>
              <w:jc w:val="both"/>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3.07 ± 0.80</w:t>
            </w:r>
          </w:p>
        </w:tc>
      </w:tr>
    </w:tbl>
    <w:p w14:paraId="7EFBB3C9">
      <w:pPr>
        <w:pStyle w:val="11"/>
        <w:numPr>
          <w:ilvl w:val="0"/>
          <w:numId w:val="0"/>
        </w:numPr>
        <w:spacing w:after="120" w:line="360" w:lineRule="auto"/>
        <w:jc w:val="center"/>
      </w:pPr>
      <w:r>
        <w:rPr>
          <w:rFonts w:hint="eastAsia" w:ascii="楷体" w:hAnsi="楷体" w:eastAsia="楷体" w:cs="楷体"/>
          <w:b/>
          <w:bCs/>
          <w:sz w:val="21"/>
          <w:szCs w:val="20"/>
          <w:lang w:val="en-US" w:eastAsia="zh-CN"/>
        </w:rPr>
        <w:drawing>
          <wp:anchor distT="0" distB="0" distL="114300" distR="114300" simplePos="0" relativeHeight="251668480" behindDoc="0" locked="0" layoutInCell="1" allowOverlap="1">
            <wp:simplePos x="0" y="0"/>
            <wp:positionH relativeFrom="column">
              <wp:posOffset>428625</wp:posOffset>
            </wp:positionH>
            <wp:positionV relativeFrom="page">
              <wp:posOffset>4856480</wp:posOffset>
            </wp:positionV>
            <wp:extent cx="4315460" cy="2990215"/>
            <wp:effectExtent l="0" t="0" r="12700" b="12065"/>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8"/>
                    <a:stretch>
                      <a:fillRect/>
                    </a:stretch>
                  </pic:blipFill>
                  <pic:spPr>
                    <a:xfrm>
                      <a:off x="0" y="0"/>
                      <a:ext cx="4315460" cy="2990215"/>
                    </a:xfrm>
                    <a:prstGeom prst="rect">
                      <a:avLst/>
                    </a:prstGeom>
                    <a:noFill/>
                    <a:ln>
                      <a:noFill/>
                    </a:ln>
                  </pic:spPr>
                </pic:pic>
              </a:graphicData>
            </a:graphic>
          </wp:anchor>
        </w:drawing>
      </w:r>
    </w:p>
    <w:p w14:paraId="4B884C57">
      <w:pPr>
        <w:pStyle w:val="11"/>
        <w:numPr>
          <w:ilvl w:val="0"/>
          <w:numId w:val="0"/>
        </w:numPr>
        <w:spacing w:after="120" w:line="360" w:lineRule="auto"/>
        <w:jc w:val="center"/>
      </w:pPr>
    </w:p>
    <w:p w14:paraId="54DD1AE3">
      <w:pPr>
        <w:pStyle w:val="11"/>
        <w:numPr>
          <w:ilvl w:val="0"/>
          <w:numId w:val="0"/>
        </w:numPr>
        <w:spacing w:after="120" w:line="360" w:lineRule="auto"/>
        <w:jc w:val="center"/>
      </w:pPr>
    </w:p>
    <w:p w14:paraId="2B810C36">
      <w:pPr>
        <w:pStyle w:val="11"/>
        <w:numPr>
          <w:ilvl w:val="0"/>
          <w:numId w:val="0"/>
        </w:numPr>
        <w:spacing w:after="120" w:line="360" w:lineRule="auto"/>
        <w:jc w:val="center"/>
      </w:pPr>
    </w:p>
    <w:p w14:paraId="6A722459">
      <w:pPr>
        <w:pStyle w:val="11"/>
        <w:numPr>
          <w:ilvl w:val="0"/>
          <w:numId w:val="0"/>
        </w:numPr>
        <w:spacing w:after="120" w:line="360" w:lineRule="auto"/>
        <w:jc w:val="center"/>
      </w:pPr>
    </w:p>
    <w:p w14:paraId="00BAFA0F">
      <w:pPr>
        <w:pStyle w:val="11"/>
        <w:numPr>
          <w:ilvl w:val="0"/>
          <w:numId w:val="0"/>
        </w:numPr>
        <w:spacing w:after="120" w:line="360" w:lineRule="auto"/>
        <w:jc w:val="center"/>
      </w:pPr>
    </w:p>
    <w:p w14:paraId="417104B1">
      <w:pPr>
        <w:pStyle w:val="11"/>
        <w:numPr>
          <w:ilvl w:val="0"/>
          <w:numId w:val="0"/>
        </w:numPr>
        <w:spacing w:after="120" w:line="360" w:lineRule="auto"/>
        <w:jc w:val="center"/>
      </w:pPr>
    </w:p>
    <w:p w14:paraId="1AC51B32">
      <w:pPr>
        <w:pStyle w:val="11"/>
        <w:numPr>
          <w:ilvl w:val="0"/>
          <w:numId w:val="0"/>
        </w:numPr>
        <w:spacing w:after="120" w:line="360" w:lineRule="auto"/>
        <w:jc w:val="center"/>
      </w:pPr>
    </w:p>
    <w:p w14:paraId="4BC864C7">
      <w:pPr>
        <w:pStyle w:val="11"/>
        <w:numPr>
          <w:ilvl w:val="0"/>
          <w:numId w:val="0"/>
        </w:numPr>
        <w:spacing w:after="120" w:line="360" w:lineRule="auto"/>
        <w:jc w:val="center"/>
      </w:pPr>
    </w:p>
    <w:p w14:paraId="7FD71677">
      <w:pPr>
        <w:pStyle w:val="11"/>
        <w:numPr>
          <w:ilvl w:val="0"/>
          <w:numId w:val="0"/>
        </w:numPr>
        <w:spacing w:after="120" w:line="360" w:lineRule="auto"/>
        <w:jc w:val="center"/>
      </w:pPr>
    </w:p>
    <w:p w14:paraId="07B2639D">
      <w:pPr>
        <w:pStyle w:val="11"/>
        <w:numPr>
          <w:ilvl w:val="0"/>
          <w:numId w:val="0"/>
        </w:numPr>
        <w:spacing w:after="120" w:line="360" w:lineRule="auto"/>
        <w:jc w:val="center"/>
      </w:pPr>
    </w:p>
    <w:p w14:paraId="66D75D63">
      <w:pPr>
        <w:pStyle w:val="11"/>
        <w:numPr>
          <w:ilvl w:val="0"/>
          <w:numId w:val="0"/>
        </w:numPr>
        <w:spacing w:after="120" w:line="360" w:lineRule="auto"/>
        <w:jc w:val="center"/>
        <w:rPr>
          <w:rFonts w:hint="eastAsia"/>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Start w:id="58" w:name="_Toc584"/>
      <w:r>
        <w:rPr>
          <w:rFonts w:hint="eastAsia"/>
          <w:lang w:val="en-US" w:eastAsia="zh-CN"/>
        </w:rPr>
        <w:t xml:space="preserve"> 各气味在熟悉性、愉悦性、强度和复杂度上的评分箱线图</w:t>
      </w:r>
      <w:bookmarkEnd w:id="58"/>
    </w:p>
    <w:p w14:paraId="5E16066B">
      <w:pPr>
        <w:ind w:left="0" w:leftChars="0" w:firstLine="0" w:firstLineChars="0"/>
        <w:jc w:val="center"/>
        <w:rPr>
          <w:rFonts w:hint="default" w:cs="Times New Roman"/>
          <w:b/>
          <w:sz w:val="21"/>
          <w:szCs w:val="18"/>
          <w:lang w:val="en-US" w:eastAsia="zh-CN"/>
        </w:rPr>
      </w:pPr>
      <w:r>
        <w:rPr>
          <w:rFonts w:hint="eastAsia" w:cs="Times New Roman"/>
          <w:b/>
          <w:sz w:val="21"/>
          <w:szCs w:val="18"/>
          <w:lang w:val="en-US" w:eastAsia="zh-CN"/>
        </w:rPr>
        <w:t>Figure 3-4 Sample odors used before the start of the experiment 4</w:t>
      </w:r>
    </w:p>
    <w:p w14:paraId="315D234D">
      <w:pPr>
        <w:ind w:left="0" w:leftChars="0" w:firstLine="0" w:firstLineChars="0"/>
      </w:pPr>
    </w:p>
    <w:p w14:paraId="36203820">
      <w:pPr>
        <w:pStyle w:val="5"/>
        <w:bidi w:val="0"/>
        <w:rPr>
          <w:rFonts w:hint="default"/>
          <w:lang w:val="en-US" w:eastAsia="zh-CN"/>
        </w:rPr>
      </w:pPr>
      <w:r>
        <w:rPr>
          <w:rFonts w:hint="eastAsia"/>
          <w:lang w:val="en-US" w:eastAsia="zh-CN"/>
        </w:rPr>
        <w:t xml:space="preserve">  统计分析方法</w:t>
      </w:r>
    </w:p>
    <w:p w14:paraId="4B556A32">
      <w:pPr>
        <w:rPr>
          <w:rFonts w:hint="eastAsia" w:eastAsia="宋体" w:cs="Times New Roman"/>
          <w:b w:val="0"/>
          <w:bCs/>
          <w:i w:val="0"/>
          <w:iCs w:val="0"/>
          <w:strike w:val="0"/>
          <w:color w:val="auto"/>
          <w:sz w:val="24"/>
          <w:szCs w:val="24"/>
          <w:u w:val="none"/>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由于各维度评分数据不满足正态分布假设（Shapiro-Wilk 检验，均 p &lt; 0.05），采用 Kruskal-Wallis 秩和检验比较九种气味在各维度上的评分差异。当整体检验显著时，采用基于秩的 Tukey-Kramer 方法进行事后多重比较，以控制家族错误率。效应量采用 ε²（epsilon-squared）评估，计算公式为 ε² = (H - k + 1)/(N - k)，其中 H 为 Kruskal-Wallis 统计量，k 为组数（9），N 为总有效样本量（270）。显著性水平设定为 α = 0.05。</w:t>
      </w:r>
      <w:r>
        <w:rPr>
          <w:rFonts w:hint="eastAsia" w:cs="Times New Roman"/>
          <w:b w:val="0"/>
          <w:i w:val="0"/>
          <w:iCs w:val="0"/>
          <w:strike w:val="0"/>
          <w:color w:val="auto"/>
          <w:sz w:val="24"/>
          <w:szCs w:val="24"/>
          <w:u w:val="none"/>
          <w:lang w:val="en-US" w:eastAsia="zh-CN"/>
        </w:rPr>
        <w:t>以下分别为</w:t>
      </w:r>
      <w:r>
        <w:rPr>
          <w:rFonts w:hint="eastAsia" w:ascii="Times New Roman" w:hAnsi="Times New Roman" w:eastAsia="宋体" w:cs="Times New Roman"/>
          <w:b w:val="0"/>
          <w:bCs/>
          <w:i w:val="0"/>
          <w:iCs w:val="0"/>
          <w:strike w:val="0"/>
          <w:color w:val="auto"/>
          <w:sz w:val="24"/>
          <w:szCs w:val="24"/>
          <w:u w:val="none"/>
          <w:lang w:val="en-US" w:eastAsia="zh-CN"/>
        </w:rPr>
        <w:t>各维度气味评分的差异分析</w:t>
      </w:r>
      <w:r>
        <w:rPr>
          <w:rFonts w:hint="eastAsia" w:eastAsia="宋体" w:cs="Times New Roman"/>
          <w:b w:val="0"/>
          <w:bCs/>
          <w:i w:val="0"/>
          <w:iCs w:val="0"/>
          <w:strike w:val="0"/>
          <w:color w:val="auto"/>
          <w:sz w:val="24"/>
          <w:szCs w:val="24"/>
          <w:u w:val="none"/>
          <w:lang w:val="en-US" w:eastAsia="zh-CN"/>
        </w:rPr>
        <w:t>。</w:t>
      </w:r>
    </w:p>
    <w:p w14:paraId="72D66F27">
      <w:pPr>
        <w:rPr>
          <w:rFonts w:hint="eastAsia" w:eastAsia="宋体" w:cs="Times New Roman"/>
          <w:b w:val="0"/>
          <w:bCs/>
          <w:i w:val="0"/>
          <w:iCs w:val="0"/>
          <w:strike w:val="0"/>
          <w:color w:val="auto"/>
          <w:sz w:val="24"/>
          <w:szCs w:val="24"/>
          <w:u w:val="none"/>
          <w:lang w:val="en-US" w:eastAsia="zh-CN"/>
        </w:rPr>
      </w:pPr>
    </w:p>
    <w:p w14:paraId="5412AD24">
      <w:pPr>
        <w:pStyle w:val="5"/>
        <w:bidi w:val="0"/>
        <w:rPr>
          <w:rFonts w:hint="default" w:eastAsia="宋体" w:cs="Times New Roman"/>
          <w:b w:val="0"/>
          <w:bCs/>
          <w:i w:val="0"/>
          <w:iCs w:val="0"/>
          <w:strike w:val="0"/>
          <w:color w:val="auto"/>
          <w:sz w:val="24"/>
          <w:szCs w:val="24"/>
          <w:u w:val="none"/>
          <w:lang w:val="en-US" w:eastAsia="zh-CN"/>
        </w:rPr>
      </w:pPr>
      <w:r>
        <w:rPr>
          <w:rFonts w:hint="eastAsia"/>
          <w:lang w:val="en-US" w:eastAsia="zh-CN"/>
        </w:rPr>
        <w:t xml:space="preserve">  熟悉性维度</w:t>
      </w:r>
    </w:p>
    <w:p w14:paraId="4E156FC1">
      <w:pPr>
        <w:numPr>
          <w:ilvl w:val="0"/>
          <w:numId w:val="0"/>
        </w:numPr>
        <w:spacing w:after="120" w:line="360" w:lineRule="auto"/>
        <w:ind w:left="0" w:leftChars="0" w:firstLine="480" w:firstLineChars="200"/>
        <w:jc w:val="both"/>
        <w:rPr>
          <w:rFonts w:hint="eastAsia" w:ascii="Times New Roman" w:hAnsi="Times New Roman" w:eastAsia="宋体" w:cs="Times New Roman"/>
          <w:b w:val="0"/>
          <w:i w:val="0"/>
          <w:iCs w:val="0"/>
          <w:strike w:val="0"/>
          <w:color w:val="auto"/>
          <w:sz w:val="24"/>
          <w:szCs w:val="24"/>
          <w:u w:val="none"/>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Kruskal-Wallis 检验显示，九种气味在熟悉性评分上存在显著差异（H(8) = 20.11, p = 0.010, ε² = 0.046）。事后比较（Tukey-Kramer）结果表明，IME（3.57 ± 0.95）的熟悉性评分显著高于 CGA（2.69 ± 0.99, p_corr = 0.033）和 BCM（2.70 ± 0.96, p_corr = 0.035）；其余气味对之间差异未达到显著水平（p_corr &gt; 0.05）。</w:t>
      </w:r>
    </w:p>
    <w:p w14:paraId="7091A819">
      <w:pPr>
        <w:pStyle w:val="5"/>
        <w:bidi w:val="0"/>
        <w:rPr>
          <w:rFonts w:hint="default"/>
          <w:lang w:val="en-US" w:eastAsia="zh-CN"/>
        </w:rPr>
      </w:pPr>
      <w:r>
        <w:rPr>
          <w:rFonts w:hint="eastAsia"/>
          <w:lang w:val="en-US" w:eastAsia="zh-CN"/>
        </w:rPr>
        <w:t xml:space="preserve">  愉悦性维度</w:t>
      </w:r>
    </w:p>
    <w:p w14:paraId="5C019661">
      <w:pPr>
        <w:numPr>
          <w:ilvl w:val="0"/>
          <w:numId w:val="0"/>
        </w:numPr>
        <w:spacing w:after="120" w:line="360" w:lineRule="auto"/>
        <w:ind w:left="0" w:leftChars="0" w:firstLine="480" w:firstLineChars="200"/>
        <w:jc w:val="both"/>
        <w:rPr>
          <w:rFonts w:hint="eastAsia"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愉悦性维度的评分差异极为显著（H(8) = 44.26, p &lt; 0.001, ε² = 0.139）。事后检验发现，ME（3.46 ± 0.92）的愉悦性评分显著高于 CGA（2.18 ± 0.87, p_corr &lt; 0.001）、BCM（2.22 ± 0.89, p_corr &lt; 0.001）、AMI（2.59 ± 0.87, p_corr = 0.045）、MIC（2.38 ± 0.92, p_corr = 0.002）和 EGM（2.50 ± 0.72, p_corr = 0.017）；CGA（2.18 ± 0.87）的愉悦性评分显著低于 OCP（3.10 ± 1.08, p_corr = 0.011）和 PCE（3.10 ± 1.06, p_corr = 0.015）；OCP（3.10 ± 1.08）的愉悦性评分显著高于 BCM（2.22 ± 0.89, p_corr = 0.016）；BCM（2.22 ± 0.89）的愉悦性评分显著低于 PCE（3.10 ± 1.06, p_corr = 0.022）。</w:t>
      </w:r>
    </w:p>
    <w:p w14:paraId="373C9D05">
      <w:pPr>
        <w:pStyle w:val="11"/>
        <w:jc w:val="center"/>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Start w:id="59" w:name="_Toc12601"/>
      <w:r>
        <w:rPr>
          <w:rFonts w:hint="eastAsia"/>
          <w:lang w:val="en-US" w:eastAsia="zh-CN"/>
        </w:rPr>
        <w:t xml:space="preserve"> 愉悦性维度显著差异的气味对（Tukey-Kramer 校正）</w:t>
      </w:r>
      <w:bookmarkEnd w:id="59"/>
    </w:p>
    <w:p w14:paraId="714D18DA">
      <w:pPr>
        <w:widowControl w:val="0"/>
        <w:numPr>
          <w:ilvl w:val="0"/>
          <w:numId w:val="0"/>
        </w:numPr>
        <w:spacing w:after="120" w:line="360" w:lineRule="auto"/>
        <w:jc w:val="center"/>
        <w:rPr>
          <w:rFonts w:hint="eastAsia" w:ascii="Times New Roman" w:hAnsi="Times New Roman" w:eastAsia="宋体" w:cs="Times New Roman"/>
          <w:b w:val="0"/>
          <w:i w:val="0"/>
          <w:iCs w:val="0"/>
          <w:strike w:val="0"/>
          <w:color w:val="auto"/>
          <w:sz w:val="24"/>
          <w:szCs w:val="24"/>
          <w:u w:val="none"/>
          <w:lang w:val="en-US" w:eastAsia="zh-CN"/>
        </w:rPr>
      </w:pPr>
      <w:r>
        <w:rPr>
          <w:rFonts w:hint="eastAsia" w:ascii="Times New Roman" w:hAnsi="Times New Roman" w:eastAsia="宋体" w:cs="Times New Roman"/>
          <w:b/>
          <w:kern w:val="2"/>
          <w:sz w:val="21"/>
          <w:szCs w:val="18"/>
          <w:lang w:val="en-US" w:eastAsia="zh-CN" w:bidi="ar-SA"/>
        </w:rPr>
        <w:t>Table 3-6 Odor pairs with significant differences in the pleasantness dimension (Tukey-Kramer correction)</w:t>
      </w:r>
    </w:p>
    <w:tbl>
      <w:tblPr>
        <w:tblStyle w:val="23"/>
        <w:tblpPr w:leftFromText="180" w:rightFromText="180" w:vertAnchor="text" w:horzAnchor="page" w:tblpX="1700" w:tblpY="258"/>
        <w:tblOverlap w:val="never"/>
        <w:tblW w:w="8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82"/>
        <w:gridCol w:w="4777"/>
        <w:gridCol w:w="1566"/>
      </w:tblGrid>
      <w:tr w14:paraId="2098F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2182" w:type="dxa"/>
            <w:tcBorders>
              <w:top w:val="single" w:color="auto" w:sz="12" w:space="0"/>
              <w:left w:val="nil"/>
              <w:bottom w:val="nil"/>
              <w:right w:val="nil"/>
            </w:tcBorders>
            <w:noWrap w:val="0"/>
            <w:tcMar>
              <w:top w:w="120" w:type="dxa"/>
              <w:left w:w="-1" w:type="dxa"/>
              <w:bottom w:w="120" w:type="dxa"/>
              <w:right w:w="192" w:type="dxa"/>
            </w:tcMar>
            <w:vAlign w:val="center"/>
          </w:tcPr>
          <w:p w14:paraId="7AD402B0">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Odor Pair</w:t>
            </w:r>
          </w:p>
        </w:tc>
        <w:tc>
          <w:tcPr>
            <w:tcW w:w="4777" w:type="dxa"/>
            <w:tcBorders>
              <w:top w:val="single" w:color="auto" w:sz="12" w:space="0"/>
              <w:left w:val="nil"/>
              <w:bottom w:val="nil"/>
              <w:right w:val="nil"/>
            </w:tcBorders>
            <w:noWrap w:val="0"/>
            <w:tcMar>
              <w:top w:w="120" w:type="dxa"/>
              <w:left w:w="192" w:type="dxa"/>
              <w:bottom w:w="120" w:type="dxa"/>
              <w:right w:w="192" w:type="dxa"/>
            </w:tcMar>
            <w:vAlign w:val="center"/>
          </w:tcPr>
          <w:p w14:paraId="284989F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Mean(M±SD)</w:t>
            </w:r>
          </w:p>
        </w:tc>
        <w:tc>
          <w:tcPr>
            <w:tcW w:w="1566" w:type="dxa"/>
            <w:tcBorders>
              <w:top w:val="single" w:color="auto" w:sz="12" w:space="0"/>
              <w:left w:val="nil"/>
              <w:bottom w:val="nil"/>
              <w:right w:val="nil"/>
            </w:tcBorders>
            <w:noWrap w:val="0"/>
            <w:tcMar>
              <w:top w:w="120" w:type="dxa"/>
              <w:left w:w="192" w:type="dxa"/>
              <w:bottom w:w="120" w:type="dxa"/>
              <w:right w:w="192" w:type="dxa"/>
            </w:tcMar>
            <w:vAlign w:val="center"/>
          </w:tcPr>
          <w:p w14:paraId="63BEB520">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p_corr</w:t>
            </w:r>
          </w:p>
        </w:tc>
      </w:tr>
      <w:tr w14:paraId="5188B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single" w:color="auto" w:sz="4" w:space="0"/>
              <w:left w:val="nil"/>
              <w:bottom w:val="nil"/>
              <w:right w:val="nil"/>
            </w:tcBorders>
            <w:noWrap w:val="0"/>
            <w:tcMar>
              <w:top w:w="120" w:type="dxa"/>
              <w:left w:w="-1" w:type="dxa"/>
              <w:bottom w:w="120" w:type="dxa"/>
              <w:right w:w="192" w:type="dxa"/>
            </w:tcMar>
            <w:vAlign w:val="center"/>
          </w:tcPr>
          <w:p w14:paraId="5F80D04B">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 &gt; CGA</w:t>
            </w:r>
          </w:p>
        </w:tc>
        <w:tc>
          <w:tcPr>
            <w:tcW w:w="4777" w:type="dxa"/>
            <w:tcBorders>
              <w:top w:val="single" w:color="auto" w:sz="4" w:space="0"/>
              <w:left w:val="nil"/>
              <w:bottom w:val="nil"/>
              <w:right w:val="nil"/>
            </w:tcBorders>
            <w:noWrap w:val="0"/>
            <w:tcMar>
              <w:top w:w="120" w:type="dxa"/>
              <w:left w:w="192" w:type="dxa"/>
              <w:bottom w:w="120" w:type="dxa"/>
              <w:right w:w="192" w:type="dxa"/>
            </w:tcMar>
            <w:vAlign w:val="center"/>
          </w:tcPr>
          <w:p w14:paraId="410042C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 vs 2.18 ± 0.87</w:t>
            </w:r>
          </w:p>
        </w:tc>
        <w:tc>
          <w:tcPr>
            <w:tcW w:w="1566" w:type="dxa"/>
            <w:tcBorders>
              <w:top w:val="single" w:color="auto" w:sz="4" w:space="0"/>
              <w:left w:val="nil"/>
              <w:bottom w:val="nil"/>
              <w:right w:val="nil"/>
            </w:tcBorders>
            <w:noWrap w:val="0"/>
            <w:tcMar>
              <w:top w:w="120" w:type="dxa"/>
              <w:left w:w="192" w:type="dxa"/>
              <w:bottom w:w="120" w:type="dxa"/>
              <w:right w:w="-1" w:type="dxa"/>
            </w:tcMar>
            <w:vAlign w:val="center"/>
          </w:tcPr>
          <w:p w14:paraId="7952A65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&lt;0.001</w:t>
            </w:r>
          </w:p>
        </w:tc>
      </w:tr>
      <w:tr w14:paraId="58752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0083AED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 &gt; BCM</w:t>
            </w:r>
          </w:p>
        </w:tc>
        <w:tc>
          <w:tcPr>
            <w:tcW w:w="4777" w:type="dxa"/>
            <w:tcBorders>
              <w:top w:val="nil"/>
              <w:left w:val="nil"/>
              <w:bottom w:val="nil"/>
              <w:right w:val="nil"/>
            </w:tcBorders>
            <w:noWrap w:val="0"/>
            <w:tcMar>
              <w:top w:w="120" w:type="dxa"/>
              <w:left w:w="192" w:type="dxa"/>
              <w:bottom w:w="120" w:type="dxa"/>
              <w:right w:w="192" w:type="dxa"/>
            </w:tcMar>
            <w:vAlign w:val="center"/>
          </w:tcPr>
          <w:p w14:paraId="0D33AA4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 vs 2.22 ± 0.89</w:t>
            </w:r>
          </w:p>
        </w:tc>
        <w:tc>
          <w:tcPr>
            <w:tcW w:w="1566" w:type="dxa"/>
            <w:tcBorders>
              <w:top w:val="nil"/>
              <w:left w:val="nil"/>
              <w:bottom w:val="nil"/>
              <w:right w:val="nil"/>
            </w:tcBorders>
            <w:noWrap w:val="0"/>
            <w:tcMar>
              <w:top w:w="120" w:type="dxa"/>
              <w:left w:w="192" w:type="dxa"/>
              <w:bottom w:w="120" w:type="dxa"/>
              <w:right w:w="-1" w:type="dxa"/>
            </w:tcMar>
            <w:vAlign w:val="center"/>
          </w:tcPr>
          <w:p w14:paraId="7D22123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&lt;0.001</w:t>
            </w:r>
          </w:p>
        </w:tc>
      </w:tr>
      <w:tr w14:paraId="60E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2A352165">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 &gt; AMI</w:t>
            </w:r>
          </w:p>
        </w:tc>
        <w:tc>
          <w:tcPr>
            <w:tcW w:w="4777" w:type="dxa"/>
            <w:tcBorders>
              <w:top w:val="nil"/>
              <w:left w:val="nil"/>
              <w:bottom w:val="nil"/>
              <w:right w:val="nil"/>
            </w:tcBorders>
            <w:noWrap w:val="0"/>
            <w:tcMar>
              <w:top w:w="120" w:type="dxa"/>
              <w:left w:w="192" w:type="dxa"/>
              <w:bottom w:w="120" w:type="dxa"/>
              <w:right w:w="192" w:type="dxa"/>
            </w:tcMar>
            <w:vAlign w:val="center"/>
          </w:tcPr>
          <w:p w14:paraId="5675553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 vs 2.59 ± 0.87</w:t>
            </w:r>
          </w:p>
        </w:tc>
        <w:tc>
          <w:tcPr>
            <w:tcW w:w="1566" w:type="dxa"/>
            <w:tcBorders>
              <w:top w:val="nil"/>
              <w:left w:val="nil"/>
              <w:bottom w:val="nil"/>
              <w:right w:val="nil"/>
            </w:tcBorders>
            <w:noWrap w:val="0"/>
            <w:tcMar>
              <w:top w:w="120" w:type="dxa"/>
              <w:left w:w="192" w:type="dxa"/>
              <w:bottom w:w="120" w:type="dxa"/>
              <w:right w:w="-1" w:type="dxa"/>
            </w:tcMar>
            <w:vAlign w:val="center"/>
          </w:tcPr>
          <w:p w14:paraId="268822D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0.045</w:t>
            </w:r>
          </w:p>
        </w:tc>
      </w:tr>
      <w:tr w14:paraId="57DFF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7867144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 &gt; MIC</w:t>
            </w:r>
          </w:p>
        </w:tc>
        <w:tc>
          <w:tcPr>
            <w:tcW w:w="4777" w:type="dxa"/>
            <w:tcBorders>
              <w:top w:val="nil"/>
              <w:left w:val="nil"/>
              <w:bottom w:val="nil"/>
              <w:right w:val="nil"/>
            </w:tcBorders>
            <w:noWrap w:val="0"/>
            <w:tcMar>
              <w:top w:w="120" w:type="dxa"/>
              <w:left w:w="192" w:type="dxa"/>
              <w:bottom w:w="120" w:type="dxa"/>
              <w:right w:w="192" w:type="dxa"/>
            </w:tcMar>
            <w:vAlign w:val="center"/>
          </w:tcPr>
          <w:p w14:paraId="6EC00F0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 vs 2.38 ± 0.92</w:t>
            </w:r>
          </w:p>
        </w:tc>
        <w:tc>
          <w:tcPr>
            <w:tcW w:w="1566" w:type="dxa"/>
            <w:tcBorders>
              <w:top w:val="nil"/>
              <w:left w:val="nil"/>
              <w:bottom w:val="nil"/>
              <w:right w:val="nil"/>
            </w:tcBorders>
            <w:noWrap w:val="0"/>
            <w:tcMar>
              <w:top w:w="120" w:type="dxa"/>
              <w:left w:w="192" w:type="dxa"/>
              <w:bottom w:w="120" w:type="dxa"/>
              <w:right w:w="-1" w:type="dxa"/>
            </w:tcMar>
            <w:vAlign w:val="center"/>
          </w:tcPr>
          <w:p w14:paraId="44AC6C7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0.002</w:t>
            </w:r>
          </w:p>
        </w:tc>
      </w:tr>
      <w:tr w14:paraId="47E83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5A60A36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IME &gt; EGM</w:t>
            </w:r>
          </w:p>
        </w:tc>
        <w:tc>
          <w:tcPr>
            <w:tcW w:w="4777" w:type="dxa"/>
            <w:tcBorders>
              <w:top w:val="nil"/>
              <w:left w:val="nil"/>
              <w:bottom w:val="nil"/>
              <w:right w:val="nil"/>
            </w:tcBorders>
            <w:noWrap w:val="0"/>
            <w:tcMar>
              <w:top w:w="120" w:type="dxa"/>
              <w:left w:w="192" w:type="dxa"/>
              <w:bottom w:w="120" w:type="dxa"/>
              <w:right w:w="192" w:type="dxa"/>
            </w:tcMar>
            <w:vAlign w:val="center"/>
          </w:tcPr>
          <w:p w14:paraId="33E37F6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3.46 ± 0.92 vs 2.50 ± 0.72</w:t>
            </w:r>
          </w:p>
        </w:tc>
        <w:tc>
          <w:tcPr>
            <w:tcW w:w="1566" w:type="dxa"/>
            <w:tcBorders>
              <w:top w:val="nil"/>
              <w:left w:val="nil"/>
              <w:bottom w:val="nil"/>
              <w:right w:val="nil"/>
            </w:tcBorders>
            <w:noWrap w:val="0"/>
            <w:tcMar>
              <w:top w:w="120" w:type="dxa"/>
              <w:left w:w="192" w:type="dxa"/>
              <w:bottom w:w="120" w:type="dxa"/>
              <w:right w:w="-1" w:type="dxa"/>
            </w:tcMar>
            <w:vAlign w:val="center"/>
          </w:tcPr>
          <w:p w14:paraId="7500774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0.017</w:t>
            </w:r>
          </w:p>
        </w:tc>
      </w:tr>
      <w:tr w14:paraId="60824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6A64C39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CGA &lt; OCP</w:t>
            </w:r>
          </w:p>
        </w:tc>
        <w:tc>
          <w:tcPr>
            <w:tcW w:w="4777" w:type="dxa"/>
            <w:tcBorders>
              <w:top w:val="nil"/>
              <w:left w:val="nil"/>
              <w:bottom w:val="nil"/>
              <w:right w:val="nil"/>
            </w:tcBorders>
            <w:noWrap w:val="0"/>
            <w:tcMar>
              <w:top w:w="120" w:type="dxa"/>
              <w:left w:w="192" w:type="dxa"/>
              <w:bottom w:w="120" w:type="dxa"/>
              <w:right w:w="192" w:type="dxa"/>
            </w:tcMar>
            <w:vAlign w:val="center"/>
          </w:tcPr>
          <w:p w14:paraId="575DFD9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2.18 ± 0.87 vs 3.10 ± 1.08</w:t>
            </w:r>
          </w:p>
        </w:tc>
        <w:tc>
          <w:tcPr>
            <w:tcW w:w="1566" w:type="dxa"/>
            <w:tcBorders>
              <w:top w:val="nil"/>
              <w:left w:val="nil"/>
              <w:bottom w:val="nil"/>
              <w:right w:val="nil"/>
            </w:tcBorders>
            <w:noWrap w:val="0"/>
            <w:tcMar>
              <w:top w:w="120" w:type="dxa"/>
              <w:left w:w="192" w:type="dxa"/>
              <w:bottom w:w="120" w:type="dxa"/>
              <w:right w:w="-1" w:type="dxa"/>
            </w:tcMar>
            <w:vAlign w:val="center"/>
          </w:tcPr>
          <w:p w14:paraId="55F175E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0.011</w:t>
            </w:r>
          </w:p>
        </w:tc>
      </w:tr>
      <w:tr w14:paraId="1D57E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52F5D89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CGA &lt; PCE</w:t>
            </w:r>
          </w:p>
        </w:tc>
        <w:tc>
          <w:tcPr>
            <w:tcW w:w="4777" w:type="dxa"/>
            <w:tcBorders>
              <w:top w:val="nil"/>
              <w:left w:val="nil"/>
              <w:bottom w:val="nil"/>
              <w:right w:val="nil"/>
            </w:tcBorders>
            <w:noWrap w:val="0"/>
            <w:tcMar>
              <w:top w:w="120" w:type="dxa"/>
              <w:left w:w="192" w:type="dxa"/>
              <w:bottom w:w="120" w:type="dxa"/>
              <w:right w:w="192" w:type="dxa"/>
            </w:tcMar>
            <w:vAlign w:val="center"/>
          </w:tcPr>
          <w:p w14:paraId="3F0EB40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2.18 ± 0.87 vs 3.10 ± 1.06</w:t>
            </w:r>
          </w:p>
        </w:tc>
        <w:tc>
          <w:tcPr>
            <w:tcW w:w="1566" w:type="dxa"/>
            <w:tcBorders>
              <w:top w:val="nil"/>
              <w:left w:val="nil"/>
              <w:bottom w:val="nil"/>
              <w:right w:val="nil"/>
            </w:tcBorders>
            <w:noWrap w:val="0"/>
            <w:tcMar>
              <w:top w:w="120" w:type="dxa"/>
              <w:left w:w="192" w:type="dxa"/>
              <w:bottom w:w="120" w:type="dxa"/>
              <w:right w:w="-1" w:type="dxa"/>
            </w:tcMar>
            <w:vAlign w:val="center"/>
          </w:tcPr>
          <w:p w14:paraId="009946F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0.015</w:t>
            </w:r>
          </w:p>
        </w:tc>
      </w:tr>
      <w:tr w14:paraId="10FB9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nil"/>
              <w:right w:val="nil"/>
            </w:tcBorders>
            <w:noWrap w:val="0"/>
            <w:tcMar>
              <w:top w:w="120" w:type="dxa"/>
              <w:left w:w="-1" w:type="dxa"/>
              <w:bottom w:w="120" w:type="dxa"/>
              <w:right w:w="192" w:type="dxa"/>
            </w:tcMar>
            <w:vAlign w:val="center"/>
          </w:tcPr>
          <w:p w14:paraId="1119EF7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OCP &gt; BCM</w:t>
            </w:r>
          </w:p>
        </w:tc>
        <w:tc>
          <w:tcPr>
            <w:tcW w:w="4777" w:type="dxa"/>
            <w:tcBorders>
              <w:top w:val="nil"/>
              <w:left w:val="nil"/>
              <w:bottom w:val="nil"/>
              <w:right w:val="nil"/>
            </w:tcBorders>
            <w:noWrap w:val="0"/>
            <w:tcMar>
              <w:top w:w="120" w:type="dxa"/>
              <w:left w:w="192" w:type="dxa"/>
              <w:bottom w:w="120" w:type="dxa"/>
              <w:right w:w="192" w:type="dxa"/>
            </w:tcMar>
            <w:vAlign w:val="center"/>
          </w:tcPr>
          <w:p w14:paraId="78B471F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3.10 ± 1.08 vs 2.22 ± 0.89</w:t>
            </w:r>
          </w:p>
        </w:tc>
        <w:tc>
          <w:tcPr>
            <w:tcW w:w="1566" w:type="dxa"/>
            <w:tcBorders>
              <w:top w:val="nil"/>
              <w:left w:val="nil"/>
              <w:bottom w:val="nil"/>
              <w:right w:val="nil"/>
            </w:tcBorders>
            <w:noWrap w:val="0"/>
            <w:tcMar>
              <w:top w:w="120" w:type="dxa"/>
              <w:left w:w="192" w:type="dxa"/>
              <w:bottom w:w="120" w:type="dxa"/>
              <w:right w:w="-1" w:type="dxa"/>
            </w:tcMar>
            <w:vAlign w:val="center"/>
          </w:tcPr>
          <w:p w14:paraId="0091A9A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0.016</w:t>
            </w:r>
          </w:p>
        </w:tc>
      </w:tr>
      <w:tr w14:paraId="640E0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182" w:type="dxa"/>
            <w:tcBorders>
              <w:top w:val="nil"/>
              <w:left w:val="nil"/>
              <w:bottom w:val="single" w:color="auto" w:sz="12" w:space="0"/>
              <w:right w:val="nil"/>
            </w:tcBorders>
            <w:noWrap w:val="0"/>
            <w:tcMar>
              <w:top w:w="120" w:type="dxa"/>
              <w:left w:w="-1" w:type="dxa"/>
              <w:bottom w:w="120" w:type="dxa"/>
              <w:right w:w="192" w:type="dxa"/>
            </w:tcMar>
            <w:vAlign w:val="center"/>
          </w:tcPr>
          <w:p w14:paraId="03C047A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BCM &lt; PCE</w:t>
            </w:r>
          </w:p>
        </w:tc>
        <w:tc>
          <w:tcPr>
            <w:tcW w:w="4777" w:type="dxa"/>
            <w:tcBorders>
              <w:top w:val="nil"/>
              <w:left w:val="nil"/>
              <w:bottom w:val="single" w:color="auto" w:sz="12" w:space="0"/>
              <w:right w:val="nil"/>
            </w:tcBorders>
            <w:noWrap w:val="0"/>
            <w:tcMar>
              <w:top w:w="120" w:type="dxa"/>
              <w:left w:w="192" w:type="dxa"/>
              <w:bottom w:w="120" w:type="dxa"/>
              <w:right w:w="192" w:type="dxa"/>
            </w:tcMar>
            <w:vAlign w:val="center"/>
          </w:tcPr>
          <w:p w14:paraId="5410BFD1">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2.22 ± 0.89 vs 3.10 ± 1.06</w:t>
            </w:r>
          </w:p>
        </w:tc>
        <w:tc>
          <w:tcPr>
            <w:tcW w:w="1566" w:type="dxa"/>
            <w:tcBorders>
              <w:top w:val="nil"/>
              <w:left w:val="nil"/>
              <w:bottom w:val="single" w:color="auto" w:sz="12" w:space="0"/>
              <w:right w:val="nil"/>
            </w:tcBorders>
            <w:noWrap w:val="0"/>
            <w:tcMar>
              <w:top w:w="120" w:type="dxa"/>
              <w:left w:w="192" w:type="dxa"/>
              <w:bottom w:w="120" w:type="dxa"/>
              <w:right w:w="-1" w:type="dxa"/>
            </w:tcMar>
            <w:vAlign w:val="center"/>
          </w:tcPr>
          <w:p w14:paraId="731F1E0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0.022</w:t>
            </w:r>
          </w:p>
        </w:tc>
      </w:tr>
    </w:tbl>
    <w:p w14:paraId="73074A65">
      <w:pPr>
        <w:ind w:left="0" w:leftChars="0" w:firstLine="0" w:firstLineChars="0"/>
        <w:rPr>
          <w:rFonts w:hint="default" w:eastAsia="宋体" w:cs="Times New Roman"/>
          <w:b w:val="0"/>
          <w:bCs/>
          <w:i w:val="0"/>
          <w:iCs w:val="0"/>
          <w:strike w:val="0"/>
          <w:color w:val="auto"/>
          <w:sz w:val="24"/>
          <w:szCs w:val="24"/>
          <w:u w:val="none"/>
          <w:lang w:val="en-US" w:eastAsia="zh-CN"/>
        </w:rPr>
      </w:pPr>
    </w:p>
    <w:p w14:paraId="70F53358">
      <w:pPr>
        <w:pStyle w:val="5"/>
        <w:bidi w:val="0"/>
        <w:rPr>
          <w:rFonts w:hint="default" w:eastAsia="宋体" w:cs="Times New Roman"/>
          <w:b w:val="0"/>
          <w:bCs/>
          <w:i w:val="0"/>
          <w:iCs w:val="0"/>
          <w:strike w:val="0"/>
          <w:color w:val="auto"/>
          <w:sz w:val="24"/>
          <w:szCs w:val="24"/>
          <w:u w:val="none"/>
          <w:lang w:val="en-US" w:eastAsia="zh-CN"/>
        </w:rPr>
      </w:pPr>
      <w:r>
        <w:rPr>
          <w:rFonts w:hint="eastAsia"/>
          <w:lang w:val="en-US" w:eastAsia="zh-CN"/>
        </w:rPr>
        <w:t xml:space="preserve">  强度维度</w:t>
      </w:r>
    </w:p>
    <w:p w14:paraId="1E1ABD37">
      <w:pPr>
        <w:numPr>
          <w:ilvl w:val="0"/>
          <w:numId w:val="0"/>
        </w:numPr>
        <w:spacing w:after="120" w:line="360" w:lineRule="auto"/>
        <w:ind w:left="0" w:leftChars="0" w:firstLine="480" w:firstLineChars="200"/>
        <w:jc w:val="both"/>
        <w:rPr>
          <w:rFonts w:hint="default" w:ascii="Times New Roman" w:hAnsi="Times New Roman" w:eastAsia="宋体" w:cs="Times New Roman"/>
          <w:b w:val="0"/>
          <w:i w:val="0"/>
          <w:iCs w:val="0"/>
          <w:strike w:val="0"/>
          <w:color w:val="auto"/>
          <w:sz w:val="24"/>
          <w:szCs w:val="24"/>
          <w:u w:val="none"/>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强度评分在不同气味间存在显著差异（H(8) = 33.02, p &lt; 0.001, ε² = 0.096）。事后检验显示：CGA（3.80 ± 0.64）的强度评分显著高于 PCE（3.03 ± 0.91, p_corr = 0.015）和 EGM（3.07 ± 0.94, p_corr = 0.001）；BCM（3.76 ± 0.85）的强度评分显著高于 PCE（3.03 ± 0.91, p_corr = 0.032）和 EGM（3.07 ± 0.94, p_corr = 0.002）；MIC（3.77 ± 1.37）的强度评分显著高于 EGM（3.07 ± 0.94, p_corr = 0.033）。</w:t>
      </w:r>
    </w:p>
    <w:p w14:paraId="2F6C74E7">
      <w:pPr>
        <w:pStyle w:val="11"/>
        <w:ind w:left="0" w:leftChars="0" w:firstLine="0" w:firstLineChars="0"/>
        <w:jc w:val="center"/>
        <w:rPr>
          <w:rFonts w:hint="eastAsia"/>
          <w:lang w:val="en-US" w:eastAsia="zh-C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7</w:t>
      </w:r>
      <w:r>
        <w:fldChar w:fldCharType="end"/>
      </w:r>
      <w:bookmarkStart w:id="60" w:name="_Toc1247"/>
      <w:r>
        <w:rPr>
          <w:rFonts w:hint="eastAsia"/>
          <w:lang w:val="en-US" w:eastAsia="zh-CN"/>
        </w:rPr>
        <w:t xml:space="preserve"> 强度维度显著差异的气味对（Tukey-Kramer 校正）</w:t>
      </w:r>
      <w:bookmarkEnd w:id="60"/>
    </w:p>
    <w:p w14:paraId="3F9D8892">
      <w:pPr>
        <w:widowControl w:val="0"/>
        <w:numPr>
          <w:ilvl w:val="0"/>
          <w:numId w:val="0"/>
        </w:numPr>
        <w:spacing w:after="120" w:line="360" w:lineRule="auto"/>
        <w:jc w:val="center"/>
        <w:rPr>
          <w:rFonts w:hint="eastAsia"/>
          <w:lang w:val="en-US" w:eastAsia="zh-CN"/>
        </w:rPr>
      </w:pPr>
      <w:r>
        <w:rPr>
          <w:rFonts w:hint="eastAsia" w:ascii="Times New Roman" w:hAnsi="Times New Roman" w:eastAsia="宋体" w:cs="Times New Roman"/>
          <w:b/>
          <w:kern w:val="2"/>
          <w:sz w:val="21"/>
          <w:szCs w:val="18"/>
          <w:lang w:val="en-US" w:eastAsia="zh-CN" w:bidi="ar-SA"/>
        </w:rPr>
        <w:t>Table 3-</w:t>
      </w:r>
      <w:r>
        <w:rPr>
          <w:rFonts w:hint="eastAsia" w:cs="Times New Roman"/>
          <w:b/>
          <w:kern w:val="2"/>
          <w:sz w:val="21"/>
          <w:szCs w:val="18"/>
          <w:lang w:val="en-US" w:eastAsia="zh-CN" w:bidi="ar-SA"/>
        </w:rPr>
        <w:t>7</w:t>
      </w:r>
      <w:r>
        <w:rPr>
          <w:rFonts w:hint="eastAsia" w:ascii="Times New Roman" w:hAnsi="Times New Roman" w:eastAsia="宋体" w:cs="Times New Roman"/>
          <w:b/>
          <w:kern w:val="2"/>
          <w:sz w:val="21"/>
          <w:szCs w:val="18"/>
          <w:lang w:val="en-US" w:eastAsia="zh-CN" w:bidi="ar-SA"/>
        </w:rPr>
        <w:t xml:space="preserve"> Odor pairs with significant differences in the </w:t>
      </w:r>
      <w:r>
        <w:rPr>
          <w:rFonts w:hint="eastAsia" w:cs="Times New Roman"/>
          <w:b/>
          <w:kern w:val="2"/>
          <w:sz w:val="21"/>
          <w:szCs w:val="18"/>
          <w:lang w:val="en-US" w:eastAsia="zh-CN" w:bidi="ar-SA"/>
        </w:rPr>
        <w:t>intensity</w:t>
      </w:r>
      <w:r>
        <w:rPr>
          <w:rFonts w:hint="eastAsia" w:ascii="Times New Roman" w:hAnsi="Times New Roman" w:eastAsia="宋体" w:cs="Times New Roman"/>
          <w:b/>
          <w:kern w:val="2"/>
          <w:sz w:val="21"/>
          <w:szCs w:val="18"/>
          <w:lang w:val="en-US" w:eastAsia="zh-CN" w:bidi="ar-SA"/>
        </w:rPr>
        <w:t xml:space="preserve"> dimension (Tukey-Kramer correction)</w:t>
      </w:r>
    </w:p>
    <w:tbl>
      <w:tblPr>
        <w:tblStyle w:val="23"/>
        <w:tblW w:w="85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27"/>
        <w:gridCol w:w="4726"/>
        <w:gridCol w:w="1548"/>
      </w:tblGrid>
      <w:tr w14:paraId="4D0B5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noWrap w:val="0"/>
            <w:tcMar>
              <w:top w:w="120" w:type="dxa"/>
              <w:left w:w="-1" w:type="dxa"/>
              <w:bottom w:w="120" w:type="dxa"/>
              <w:right w:w="192" w:type="dxa"/>
            </w:tcMar>
            <w:vAlign w:val="center"/>
          </w:tcPr>
          <w:p w14:paraId="7BB0602B">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Odor Pair</w:t>
            </w:r>
          </w:p>
        </w:tc>
        <w:tc>
          <w:tcPr>
            <w:tcW w:w="0" w:type="auto"/>
            <w:tcBorders>
              <w:top w:val="single" w:color="auto" w:sz="12" w:space="0"/>
              <w:left w:val="nil"/>
              <w:bottom w:val="nil"/>
              <w:right w:val="nil"/>
            </w:tcBorders>
            <w:noWrap w:val="0"/>
            <w:tcMar>
              <w:top w:w="120" w:type="dxa"/>
              <w:left w:w="192" w:type="dxa"/>
              <w:bottom w:w="120" w:type="dxa"/>
              <w:right w:w="192" w:type="dxa"/>
            </w:tcMar>
            <w:vAlign w:val="center"/>
          </w:tcPr>
          <w:p w14:paraId="316F739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Mean(M±SD)</w:t>
            </w:r>
          </w:p>
        </w:tc>
        <w:tc>
          <w:tcPr>
            <w:tcW w:w="1548" w:type="dxa"/>
            <w:tcBorders>
              <w:top w:val="single" w:color="auto" w:sz="12" w:space="0"/>
              <w:left w:val="nil"/>
              <w:bottom w:val="nil"/>
              <w:right w:val="nil"/>
            </w:tcBorders>
            <w:noWrap w:val="0"/>
            <w:tcMar>
              <w:top w:w="120" w:type="dxa"/>
              <w:left w:w="192" w:type="dxa"/>
              <w:bottom w:w="120" w:type="dxa"/>
              <w:right w:w="192" w:type="dxa"/>
            </w:tcMar>
            <w:vAlign w:val="center"/>
          </w:tcPr>
          <w:p w14:paraId="00502CC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p_corr</w:t>
            </w:r>
          </w:p>
        </w:tc>
      </w:tr>
      <w:tr w14:paraId="78742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noWrap w:val="0"/>
            <w:tcMar>
              <w:top w:w="120" w:type="dxa"/>
              <w:left w:w="-1" w:type="dxa"/>
              <w:bottom w:w="120" w:type="dxa"/>
              <w:right w:w="192" w:type="dxa"/>
            </w:tcMar>
            <w:vAlign w:val="center"/>
          </w:tcPr>
          <w:p w14:paraId="6A3E306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CGA &gt; PCE</w:t>
            </w:r>
          </w:p>
        </w:tc>
        <w:tc>
          <w:tcPr>
            <w:tcW w:w="0" w:type="auto"/>
            <w:tcBorders>
              <w:top w:val="single" w:color="auto" w:sz="4" w:space="0"/>
              <w:left w:val="nil"/>
              <w:bottom w:val="nil"/>
              <w:right w:val="nil"/>
            </w:tcBorders>
            <w:noWrap w:val="0"/>
            <w:tcMar>
              <w:top w:w="120" w:type="dxa"/>
              <w:left w:w="192" w:type="dxa"/>
              <w:bottom w:w="120" w:type="dxa"/>
              <w:right w:w="192" w:type="dxa"/>
            </w:tcMar>
            <w:vAlign w:val="center"/>
          </w:tcPr>
          <w:p w14:paraId="0A73398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3.80 ± 0.64 vs 3.03 ± 0.91</w:t>
            </w:r>
          </w:p>
        </w:tc>
        <w:tc>
          <w:tcPr>
            <w:tcW w:w="1548" w:type="dxa"/>
            <w:tcBorders>
              <w:top w:val="single" w:color="auto" w:sz="4" w:space="0"/>
              <w:left w:val="nil"/>
              <w:bottom w:val="nil"/>
              <w:right w:val="nil"/>
            </w:tcBorders>
            <w:noWrap w:val="0"/>
            <w:tcMar>
              <w:top w:w="120" w:type="dxa"/>
              <w:left w:w="192" w:type="dxa"/>
              <w:bottom w:w="120" w:type="dxa"/>
              <w:right w:w="-1" w:type="dxa"/>
            </w:tcMar>
            <w:vAlign w:val="center"/>
          </w:tcPr>
          <w:p w14:paraId="548262E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0.015</w:t>
            </w:r>
          </w:p>
        </w:tc>
      </w:tr>
      <w:tr w14:paraId="7E0ED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20" w:type="dxa"/>
              <w:left w:w="-1" w:type="dxa"/>
              <w:bottom w:w="120" w:type="dxa"/>
              <w:right w:w="192" w:type="dxa"/>
            </w:tcMar>
            <w:vAlign w:val="center"/>
          </w:tcPr>
          <w:p w14:paraId="7A28EE5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CGA &gt; EGM</w:t>
            </w:r>
          </w:p>
        </w:tc>
        <w:tc>
          <w:tcPr>
            <w:tcW w:w="0" w:type="auto"/>
            <w:tcBorders>
              <w:top w:val="nil"/>
              <w:left w:val="nil"/>
              <w:bottom w:val="nil"/>
              <w:right w:val="nil"/>
            </w:tcBorders>
            <w:noWrap w:val="0"/>
            <w:tcMar>
              <w:top w:w="120" w:type="dxa"/>
              <w:left w:w="192" w:type="dxa"/>
              <w:bottom w:w="120" w:type="dxa"/>
              <w:right w:w="192" w:type="dxa"/>
            </w:tcMar>
            <w:vAlign w:val="center"/>
          </w:tcPr>
          <w:p w14:paraId="4203284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3.80 ± 0.64 vs 3.07 ± 0.94</w:t>
            </w:r>
          </w:p>
        </w:tc>
        <w:tc>
          <w:tcPr>
            <w:tcW w:w="1548" w:type="dxa"/>
            <w:tcBorders>
              <w:top w:val="nil"/>
              <w:left w:val="nil"/>
              <w:bottom w:val="nil"/>
              <w:right w:val="nil"/>
            </w:tcBorders>
            <w:noWrap w:val="0"/>
            <w:tcMar>
              <w:top w:w="120" w:type="dxa"/>
              <w:left w:w="192" w:type="dxa"/>
              <w:bottom w:w="120" w:type="dxa"/>
              <w:right w:w="-1" w:type="dxa"/>
            </w:tcMar>
            <w:vAlign w:val="center"/>
          </w:tcPr>
          <w:p w14:paraId="0547E54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0.001</w:t>
            </w:r>
          </w:p>
        </w:tc>
      </w:tr>
      <w:tr w14:paraId="56B93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20" w:type="dxa"/>
              <w:left w:w="-1" w:type="dxa"/>
              <w:bottom w:w="120" w:type="dxa"/>
              <w:right w:w="192" w:type="dxa"/>
            </w:tcMar>
            <w:vAlign w:val="center"/>
          </w:tcPr>
          <w:p w14:paraId="0DBFFC3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BCM &gt; PCE</w:t>
            </w:r>
          </w:p>
        </w:tc>
        <w:tc>
          <w:tcPr>
            <w:tcW w:w="0" w:type="auto"/>
            <w:tcBorders>
              <w:top w:val="nil"/>
              <w:left w:val="nil"/>
              <w:bottom w:val="nil"/>
              <w:right w:val="nil"/>
            </w:tcBorders>
            <w:noWrap w:val="0"/>
            <w:tcMar>
              <w:top w:w="120" w:type="dxa"/>
              <w:left w:w="192" w:type="dxa"/>
              <w:bottom w:w="120" w:type="dxa"/>
              <w:right w:w="192" w:type="dxa"/>
            </w:tcMar>
            <w:vAlign w:val="center"/>
          </w:tcPr>
          <w:p w14:paraId="5D98EFF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3.76 ± 0.85 vs 3.03 ± 0.91</w:t>
            </w:r>
          </w:p>
        </w:tc>
        <w:tc>
          <w:tcPr>
            <w:tcW w:w="1548" w:type="dxa"/>
            <w:tcBorders>
              <w:top w:val="nil"/>
              <w:left w:val="nil"/>
              <w:bottom w:val="nil"/>
              <w:right w:val="nil"/>
            </w:tcBorders>
            <w:noWrap w:val="0"/>
            <w:tcMar>
              <w:top w:w="120" w:type="dxa"/>
              <w:left w:w="192" w:type="dxa"/>
              <w:bottom w:w="120" w:type="dxa"/>
              <w:right w:w="-1" w:type="dxa"/>
            </w:tcMar>
            <w:vAlign w:val="center"/>
          </w:tcPr>
          <w:p w14:paraId="308E732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0.032</w:t>
            </w:r>
          </w:p>
        </w:tc>
      </w:tr>
      <w:tr w14:paraId="50B00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noWrap w:val="0"/>
            <w:tcMar>
              <w:top w:w="120" w:type="dxa"/>
              <w:left w:w="-1" w:type="dxa"/>
              <w:bottom w:w="120" w:type="dxa"/>
              <w:right w:w="192" w:type="dxa"/>
            </w:tcMar>
            <w:vAlign w:val="center"/>
          </w:tcPr>
          <w:p w14:paraId="274FC8E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BCM &gt; EGM</w:t>
            </w:r>
          </w:p>
        </w:tc>
        <w:tc>
          <w:tcPr>
            <w:tcW w:w="0" w:type="auto"/>
            <w:tcBorders>
              <w:top w:val="nil"/>
              <w:left w:val="nil"/>
              <w:bottom w:val="nil"/>
              <w:right w:val="nil"/>
            </w:tcBorders>
            <w:noWrap w:val="0"/>
            <w:tcMar>
              <w:top w:w="120" w:type="dxa"/>
              <w:left w:w="192" w:type="dxa"/>
              <w:bottom w:w="120" w:type="dxa"/>
              <w:right w:w="192" w:type="dxa"/>
            </w:tcMar>
            <w:vAlign w:val="center"/>
          </w:tcPr>
          <w:p w14:paraId="3B1AA44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3.76 ± 0.85 vs 3.07 ± 0.94</w:t>
            </w:r>
          </w:p>
        </w:tc>
        <w:tc>
          <w:tcPr>
            <w:tcW w:w="1548" w:type="dxa"/>
            <w:tcBorders>
              <w:top w:val="nil"/>
              <w:left w:val="nil"/>
              <w:bottom w:val="nil"/>
              <w:right w:val="nil"/>
            </w:tcBorders>
            <w:noWrap w:val="0"/>
            <w:tcMar>
              <w:top w:w="120" w:type="dxa"/>
              <w:left w:w="192" w:type="dxa"/>
              <w:bottom w:w="120" w:type="dxa"/>
              <w:right w:w="-1" w:type="dxa"/>
            </w:tcMar>
            <w:vAlign w:val="center"/>
          </w:tcPr>
          <w:p w14:paraId="7CF23951">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0.002</w:t>
            </w:r>
          </w:p>
        </w:tc>
      </w:tr>
      <w:tr w14:paraId="1E726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27" w:type="dxa"/>
            <w:tcBorders>
              <w:top w:val="nil"/>
              <w:left w:val="nil"/>
              <w:bottom w:val="single" w:color="auto" w:sz="12" w:space="0"/>
              <w:right w:val="nil"/>
            </w:tcBorders>
            <w:noWrap w:val="0"/>
            <w:tcMar>
              <w:top w:w="120" w:type="dxa"/>
              <w:left w:w="-1" w:type="dxa"/>
              <w:bottom w:w="120" w:type="dxa"/>
              <w:right w:w="192" w:type="dxa"/>
            </w:tcMar>
            <w:vAlign w:val="center"/>
          </w:tcPr>
          <w:p w14:paraId="5A62468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MIC &gt; EGM</w:t>
            </w:r>
          </w:p>
        </w:tc>
        <w:tc>
          <w:tcPr>
            <w:tcW w:w="4726" w:type="dxa"/>
            <w:tcBorders>
              <w:top w:val="nil"/>
              <w:left w:val="nil"/>
              <w:bottom w:val="single" w:color="auto" w:sz="12" w:space="0"/>
              <w:right w:val="nil"/>
            </w:tcBorders>
            <w:noWrap w:val="0"/>
            <w:tcMar>
              <w:top w:w="120" w:type="dxa"/>
              <w:left w:w="192" w:type="dxa"/>
              <w:bottom w:w="120" w:type="dxa"/>
              <w:right w:w="192" w:type="dxa"/>
            </w:tcMar>
            <w:vAlign w:val="center"/>
          </w:tcPr>
          <w:p w14:paraId="288C203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3.77 ± 1.37 vs 3.07 ± 0.94</w:t>
            </w:r>
          </w:p>
        </w:tc>
        <w:tc>
          <w:tcPr>
            <w:tcW w:w="1548" w:type="dxa"/>
            <w:tcBorders>
              <w:top w:val="nil"/>
              <w:left w:val="nil"/>
              <w:bottom w:val="single" w:color="auto" w:sz="12" w:space="0"/>
              <w:right w:val="nil"/>
            </w:tcBorders>
            <w:noWrap w:val="0"/>
            <w:tcMar>
              <w:top w:w="120" w:type="dxa"/>
              <w:left w:w="192" w:type="dxa"/>
              <w:bottom w:w="120" w:type="dxa"/>
              <w:right w:w="-1" w:type="dxa"/>
            </w:tcMar>
            <w:vAlign w:val="center"/>
          </w:tcPr>
          <w:p w14:paraId="18D523A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0.033</w:t>
            </w:r>
          </w:p>
        </w:tc>
      </w:tr>
    </w:tbl>
    <w:p w14:paraId="536F5B51">
      <w:pPr>
        <w:pStyle w:val="5"/>
        <w:bidi w:val="0"/>
        <w:rPr>
          <w:rFonts w:hint="eastAsia"/>
          <w:lang w:val="en-US" w:eastAsia="zh-CN"/>
        </w:rPr>
      </w:pPr>
      <w:r>
        <w:rPr>
          <w:rFonts w:hint="eastAsia"/>
          <w:lang w:val="en-US" w:eastAsia="zh-CN"/>
        </w:rPr>
        <w:t xml:space="preserve">  复杂度维度</w:t>
      </w:r>
    </w:p>
    <w:p w14:paraId="1DB3C5C6">
      <w:pPr>
        <w:numPr>
          <w:ilvl w:val="0"/>
          <w:numId w:val="0"/>
        </w:numPr>
        <w:spacing w:after="120" w:line="360" w:lineRule="auto"/>
        <w:ind w:firstLine="420" w:firstLineChars="0"/>
        <w:jc w:val="both"/>
        <w:rPr>
          <w:rFonts w:hint="eastAsia"/>
          <w:lang w:val="en-US" w:eastAsia="zh-CN"/>
        </w:rPr>
      </w:pPr>
      <w:r>
        <w:rPr>
          <w:rFonts w:hint="eastAsia" w:ascii="Times New Roman" w:hAnsi="Times New Roman" w:eastAsia="宋体" w:cs="Times New Roman"/>
          <w:b w:val="0"/>
          <w:i w:val="0"/>
          <w:iCs w:val="0"/>
          <w:strike w:val="0"/>
          <w:color w:val="auto"/>
          <w:sz w:val="24"/>
          <w:szCs w:val="24"/>
          <w:u w:val="none"/>
          <w:lang w:val="en-US" w:eastAsia="zh-CN"/>
        </w:rPr>
        <w:t>Kruskal-Wallis 检验显示，九种气味在复杂度评分上的整体差异不显著（H(8) = 15.14, p = 0.056, ε²= 0.027），因此未进行事后比较。</w:t>
      </w:r>
    </w:p>
    <w:p w14:paraId="292EFA1F">
      <w:pPr>
        <w:pStyle w:val="4"/>
        <w:bidi w:val="0"/>
        <w:rPr>
          <w:rFonts w:hint="eastAsia"/>
          <w:lang w:val="en-US" w:eastAsia="zh-CN"/>
        </w:rPr>
      </w:pPr>
      <w:r>
        <w:rPr>
          <w:rFonts w:hint="eastAsia"/>
          <w:lang w:val="en-US" w:eastAsia="zh-CN"/>
        </w:rPr>
        <w:t xml:space="preserve"> </w:t>
      </w:r>
      <w:bookmarkStart w:id="61" w:name="_Toc16255"/>
      <w:r>
        <w:rPr>
          <w:rFonts w:hint="eastAsia"/>
          <w:lang w:val="en-US" w:eastAsia="zh-CN"/>
        </w:rPr>
        <w:t>讨论</w:t>
      </w:r>
      <w:bookmarkEnd w:id="61"/>
    </w:p>
    <w:p w14:paraId="55D3EFC7">
      <w:pPr>
        <w:widowControl w:val="0"/>
        <w:numPr>
          <w:ilvl w:val="0"/>
          <w:numId w:val="0"/>
        </w:numPr>
        <w:spacing w:after="120" w:line="360" w:lineRule="auto"/>
        <w:ind w:left="0" w:leftChars="0" w:firstLine="420" w:firstLineChars="0"/>
        <w:jc w:val="both"/>
        <w:rPr>
          <w:rFonts w:hint="eastAsia" w:ascii="Times New Roman" w:hAnsi="Times New Roman" w:eastAsia="宋体" w:cs="Times New Roman"/>
          <w:b w:val="0"/>
          <w:i w:val="0"/>
          <w:iCs w:val="0"/>
          <w:strike w:val="0"/>
          <w:color w:val="auto"/>
          <w:kern w:val="2"/>
          <w:sz w:val="24"/>
          <w:szCs w:val="24"/>
          <w:u w:val="none"/>
          <w:lang w:val="en-US" w:eastAsia="zh-CN" w:bidi="ar-SA"/>
        </w:rPr>
      </w:pPr>
      <w:r>
        <w:rPr>
          <w:rFonts w:hint="default" w:ascii="Times New Roman" w:hAnsi="Times New Roman" w:eastAsia="宋体" w:cs="Times New Roman"/>
          <w:b w:val="0"/>
          <w:i w:val="0"/>
          <w:iCs w:val="0"/>
          <w:strike w:val="0"/>
          <w:color w:val="auto"/>
          <w:kern w:val="2"/>
          <w:sz w:val="24"/>
          <w:szCs w:val="24"/>
          <w:u w:val="none"/>
          <w:lang w:val="en-US" w:eastAsia="zh-CN" w:bidi="ar-SA"/>
        </w:rPr>
        <w:t>与实验三的情况类似，即便将实验任务从相对排序改为绝对评分，并提供了参考样例，仍然未能观察到参与者对不同化学结构混合物在感知复杂度上的显著区分。这一稳健的阴性结果提示，在本研究的实验条件下，由RDKit或Dragon描述符定义的化学结构复杂度并非主观复杂度感知的直接决定因素。</w:t>
      </w:r>
    </w:p>
    <w:p w14:paraId="2EB2DC20">
      <w:pPr>
        <w:widowControl w:val="0"/>
        <w:numPr>
          <w:ilvl w:val="0"/>
          <w:numId w:val="0"/>
        </w:numPr>
        <w:spacing w:after="120" w:line="360" w:lineRule="auto"/>
        <w:ind w:left="0" w:leftChars="0" w:firstLine="420" w:firstLineChars="0"/>
        <w:jc w:val="both"/>
        <w:rPr>
          <w:rFonts w:hint="default" w:ascii="Times New Roman" w:hAnsi="Times New Roman" w:eastAsia="宋体" w:cs="Times New Roman"/>
          <w:b w:val="0"/>
          <w:i w:val="0"/>
          <w:iCs w:val="0"/>
          <w:strike w:val="0"/>
          <w:color w:val="auto"/>
          <w:kern w:val="2"/>
          <w:sz w:val="24"/>
          <w:szCs w:val="24"/>
          <w:u w:val="none"/>
          <w:lang w:val="en-US" w:eastAsia="zh-CN" w:bidi="ar-SA"/>
        </w:rPr>
      </w:pPr>
      <w:r>
        <w:rPr>
          <w:rFonts w:hint="default" w:ascii="Times New Roman" w:hAnsi="Times New Roman" w:eastAsia="宋体" w:cs="Times New Roman"/>
          <w:b w:val="0"/>
          <w:i w:val="0"/>
          <w:iCs w:val="0"/>
          <w:strike w:val="0"/>
          <w:color w:val="auto"/>
          <w:kern w:val="2"/>
          <w:sz w:val="24"/>
          <w:szCs w:val="24"/>
          <w:u w:val="none"/>
          <w:lang w:val="en-US" w:eastAsia="zh-CN" w:bidi="ar-SA"/>
        </w:rPr>
        <w:t>尽管如此，对比实验三与实验四的数据，仍可观察到评分趋势在不同任务间具有一定的一致性。例如，在两个实验中，特定组别的评分均值排序呈现出相似的规律</w:t>
      </w:r>
      <w:r>
        <w:rPr>
          <w:rFonts w:hint="eastAsia" w:ascii="Times New Roman" w:hAnsi="Times New Roman" w:eastAsia="宋体" w:cs="Times New Roman"/>
          <w:b w:val="0"/>
          <w:i w:val="0"/>
          <w:iCs w:val="0"/>
          <w:strike w:val="0"/>
          <w:color w:val="auto"/>
          <w:kern w:val="2"/>
          <w:sz w:val="24"/>
          <w:szCs w:val="24"/>
          <w:u w:val="none"/>
          <w:lang w:val="en-US" w:eastAsia="zh-CN" w:bidi="ar-SA"/>
        </w:rPr>
        <w:t>；对于</w:t>
      </w:r>
      <w:r>
        <w:rPr>
          <w:rFonts w:hint="eastAsia" w:cs="Times New Roman"/>
          <w:kern w:val="2"/>
          <w:sz w:val="24"/>
          <w:szCs w:val="22"/>
          <w:lang w:val="en-US" w:eastAsia="zh-CN" w:bidi="ar-SA"/>
        </w:rPr>
        <w:t>第一组气味，参与者的评分均值都呈现MIC&gt;PCE&gt;EGM，第二组气味中混合物NOP均被认为是最简单的气味，第三组气味中混合物BCM均被认为是最复杂的气味。</w:t>
      </w:r>
      <w:r>
        <w:rPr>
          <w:rFonts w:hint="default" w:ascii="Times New Roman" w:hAnsi="Times New Roman" w:eastAsia="宋体" w:cs="Times New Roman"/>
          <w:b w:val="0"/>
          <w:i w:val="0"/>
          <w:iCs w:val="0"/>
          <w:strike w:val="0"/>
          <w:color w:val="auto"/>
          <w:kern w:val="2"/>
          <w:sz w:val="24"/>
          <w:szCs w:val="24"/>
          <w:u w:val="none"/>
          <w:lang w:val="en-US" w:eastAsia="zh-CN" w:bidi="ar-SA"/>
        </w:rPr>
        <w:t>这种跨任务的一致性虽未达到统计显著，却暗示参与者的判断并非完全随机，其背后可能存在其他更为主导的心理物理维度在起作用。后续的综合讨论章节将对此进行深入剖析。</w:t>
      </w:r>
    </w:p>
    <w:p w14:paraId="6B626DE9">
      <w:pPr>
        <w:rPr>
          <w:rFonts w:hint="eastAsia"/>
          <w:lang w:val="en-US" w:eastAsia="zh-CN"/>
        </w:rPr>
      </w:pPr>
    </w:p>
    <w:p w14:paraId="0FE41826">
      <w:pPr>
        <w:rPr>
          <w:rFonts w:hint="eastAsia"/>
          <w:lang w:val="en-US" w:eastAsia="zh-CN"/>
        </w:rPr>
        <w:sectPr>
          <w:pgSz w:w="11906" w:h="16838"/>
          <w:pgMar w:top="1440" w:right="1797" w:bottom="1440" w:left="1797" w:header="851" w:footer="851" w:gutter="0"/>
          <w:cols w:space="720" w:num="1"/>
          <w:docGrid w:linePitch="326" w:charSpace="0"/>
        </w:sectPr>
      </w:pPr>
    </w:p>
    <w:p w14:paraId="1D830ECC">
      <w:pPr>
        <w:pStyle w:val="2"/>
      </w:pPr>
      <w:r>
        <w:t xml:space="preserve">  </w:t>
      </w:r>
      <w:bookmarkStart w:id="62" w:name="_Toc26163"/>
      <w:r>
        <w:rPr>
          <w:rFonts w:hint="eastAsia" w:cs="Times New Roman"/>
          <w:lang w:val="en-US" w:eastAsia="zh-CN"/>
        </w:rPr>
        <w:t>综合分析与讨论</w:t>
      </w:r>
      <w:bookmarkEnd w:id="62"/>
    </w:p>
    <w:p w14:paraId="47DB6D0B">
      <w:pPr>
        <w:pStyle w:val="3"/>
        <w:numPr>
          <w:ilvl w:val="1"/>
          <w:numId w:val="6"/>
        </w:numPr>
      </w:pPr>
      <w:r>
        <w:t xml:space="preserve">  </w:t>
      </w:r>
      <w:bookmarkStart w:id="63" w:name="_Toc5194"/>
      <w:r>
        <w:rPr>
          <w:rFonts w:hint="eastAsia" w:ascii="黑体" w:hAnsi="黑体" w:eastAsia="黑体" w:cs="黑体"/>
          <w:b w:val="0"/>
          <w:bCs w:val="0"/>
          <w:kern w:val="2"/>
          <w:sz w:val="24"/>
          <w:szCs w:val="22"/>
          <w:lang w:val="en-US" w:eastAsia="zh-CN" w:bidi="ar-SA"/>
        </w:rPr>
        <w:t>感知维度之间的相关性分析</w:t>
      </w:r>
      <w:bookmarkEnd w:id="63"/>
    </w:p>
    <w:p w14:paraId="47F31D08">
      <w:pPr>
        <w:ind w:firstLine="480"/>
        <w:rPr>
          <w:rFonts w:hint="eastAsia"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为探究四个评分维度之间的内在关联，分别基于全体数据（所有被试×所有气味）和单个混合气味层面进行Spearman 秩相关分析。</w:t>
      </w:r>
    </w:p>
    <w:p w14:paraId="79CCAA30">
      <w:pPr>
        <w:pStyle w:val="4"/>
        <w:bidi w:val="0"/>
        <w:rPr>
          <w:rFonts w:hint="eastAsia"/>
          <w:lang w:val="en-US" w:eastAsia="zh-CN"/>
        </w:rPr>
      </w:pPr>
      <w:r>
        <w:rPr>
          <w:rFonts w:hint="eastAsia"/>
          <w:lang w:val="en-US" w:eastAsia="zh-CN"/>
        </w:rPr>
        <w:t xml:space="preserve">  </w:t>
      </w:r>
      <w:bookmarkStart w:id="64" w:name="_Toc30177"/>
      <w:r>
        <w:rPr>
          <w:rFonts w:hint="eastAsia"/>
          <w:lang w:val="en-US" w:eastAsia="zh-CN"/>
        </w:rPr>
        <w:t>整体相关性</w:t>
      </w:r>
      <w:bookmarkEnd w:id="64"/>
    </w:p>
    <w:p w14:paraId="7787425B">
      <w:pPr>
        <w:rPr>
          <w:rFonts w:hint="eastAsia"/>
          <w:lang w:val="en-US" w:eastAsia="zh-CN"/>
        </w:rPr>
      </w:pPr>
      <w:r>
        <w:rPr>
          <w:rFonts w:hint="eastAsia"/>
          <w:lang w:val="en-US" w:eastAsia="zh-CN"/>
        </w:rPr>
        <w:t>将各气味所有被试的评分合并（N = 270），计算四个维度的 Spearman 相关系数，如表4-1所示。</w:t>
      </w:r>
    </w:p>
    <w:p w14:paraId="5CDE6479">
      <w:pPr>
        <w:pStyle w:val="11"/>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65" w:name="_Toc26962"/>
      <w:r>
        <w:rPr>
          <w:rFonts w:hint="eastAsia"/>
          <w:lang w:val="en-US" w:eastAsia="zh-CN"/>
        </w:rPr>
        <w:t xml:space="preserve"> 四个评分维度的 Spearman 相关系数矩阵</w:t>
      </w:r>
      <w:bookmarkEnd w:id="65"/>
    </w:p>
    <w:p w14:paraId="4B03C0E5">
      <w:pPr>
        <w:ind w:left="0" w:leftChars="0" w:firstLine="0" w:firstLineChars="0"/>
        <w:jc w:val="center"/>
        <w:rPr>
          <w:rFonts w:hint="default"/>
          <w:lang w:val="en-US" w:eastAsia="zh-CN"/>
        </w:rPr>
      </w:pPr>
      <w:r>
        <w:rPr>
          <w:rFonts w:hint="eastAsia" w:ascii="Times New Roman" w:hAnsi="Times New Roman" w:eastAsia="宋体" w:cs="Times New Roman"/>
          <w:b/>
          <w:kern w:val="2"/>
          <w:sz w:val="21"/>
          <w:szCs w:val="18"/>
          <w:lang w:val="en-US" w:eastAsia="zh-CN" w:bidi="ar-SA"/>
        </w:rPr>
        <w:t xml:space="preserve">Table </w:t>
      </w:r>
      <w:r>
        <w:rPr>
          <w:rFonts w:hint="eastAsia" w:cs="Times New Roman"/>
          <w:b/>
          <w:kern w:val="2"/>
          <w:sz w:val="21"/>
          <w:szCs w:val="18"/>
          <w:lang w:val="en-US" w:eastAsia="zh-CN" w:bidi="ar-SA"/>
        </w:rPr>
        <w:t>4</w:t>
      </w:r>
      <w:r>
        <w:rPr>
          <w:rFonts w:hint="eastAsia" w:ascii="Times New Roman" w:hAnsi="Times New Roman" w:eastAsia="宋体" w:cs="Times New Roman"/>
          <w:b/>
          <w:kern w:val="2"/>
          <w:sz w:val="21"/>
          <w:szCs w:val="18"/>
          <w:lang w:val="en-US" w:eastAsia="zh-CN" w:bidi="ar-SA"/>
        </w:rPr>
        <w:t>-</w:t>
      </w:r>
      <w:r>
        <w:rPr>
          <w:rFonts w:hint="eastAsia" w:cs="Times New Roman"/>
          <w:b/>
          <w:kern w:val="2"/>
          <w:sz w:val="21"/>
          <w:szCs w:val="18"/>
          <w:lang w:val="en-US" w:eastAsia="zh-CN" w:bidi="ar-SA"/>
        </w:rPr>
        <w:t>1 Spearman correlation matrix of four scoring dimensions</w:t>
      </w:r>
    </w:p>
    <w:tbl>
      <w:tblPr>
        <w:tblStyle w:val="23"/>
        <w:tblW w:w="8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96"/>
        <w:gridCol w:w="1827"/>
        <w:gridCol w:w="1827"/>
        <w:gridCol w:w="1829"/>
        <w:gridCol w:w="1646"/>
      </w:tblGrid>
      <w:tr w14:paraId="1CB8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96" w:type="dxa"/>
            <w:tcBorders>
              <w:top w:val="single" w:color="auto" w:sz="12" w:space="0"/>
              <w:left w:val="nil"/>
              <w:bottom w:val="nil"/>
              <w:right w:val="nil"/>
            </w:tcBorders>
            <w:noWrap w:val="0"/>
            <w:tcMar>
              <w:top w:w="120" w:type="dxa"/>
              <w:left w:w="-1" w:type="dxa"/>
              <w:bottom w:w="120" w:type="dxa"/>
              <w:right w:w="192" w:type="dxa"/>
            </w:tcMar>
            <w:vAlign w:val="center"/>
          </w:tcPr>
          <w:p w14:paraId="1AD76741">
            <w:pPr>
              <w:widowControl/>
              <w:snapToGrid w:val="0"/>
              <w:jc w:val="center"/>
              <w:textAlignment w:val="center"/>
              <w:rPr>
                <w:rFonts w:hint="eastAsia"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维度</w:t>
            </w:r>
          </w:p>
        </w:tc>
        <w:tc>
          <w:tcPr>
            <w:tcW w:w="1827" w:type="dxa"/>
            <w:tcBorders>
              <w:top w:val="single" w:color="auto" w:sz="12" w:space="0"/>
              <w:left w:val="nil"/>
              <w:bottom w:val="nil"/>
              <w:right w:val="nil"/>
            </w:tcBorders>
            <w:noWrap w:val="0"/>
            <w:tcMar>
              <w:top w:w="120" w:type="dxa"/>
              <w:left w:w="192" w:type="dxa"/>
              <w:bottom w:w="120" w:type="dxa"/>
              <w:right w:w="192" w:type="dxa"/>
            </w:tcMar>
            <w:vAlign w:val="center"/>
          </w:tcPr>
          <w:p w14:paraId="7821CD17">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熟悉性</w:t>
            </w:r>
          </w:p>
        </w:tc>
        <w:tc>
          <w:tcPr>
            <w:tcW w:w="1827" w:type="dxa"/>
            <w:tcBorders>
              <w:top w:val="single" w:color="auto" w:sz="12" w:space="0"/>
              <w:left w:val="nil"/>
              <w:bottom w:val="nil"/>
              <w:right w:val="nil"/>
            </w:tcBorders>
            <w:noWrap w:val="0"/>
            <w:tcMar>
              <w:top w:w="120" w:type="dxa"/>
              <w:left w:w="192" w:type="dxa"/>
              <w:bottom w:w="120" w:type="dxa"/>
              <w:right w:w="192" w:type="dxa"/>
            </w:tcMar>
            <w:vAlign w:val="center"/>
          </w:tcPr>
          <w:p w14:paraId="3C442F0C">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愉悦性</w:t>
            </w:r>
          </w:p>
        </w:tc>
        <w:tc>
          <w:tcPr>
            <w:tcW w:w="1829" w:type="dxa"/>
            <w:tcBorders>
              <w:top w:val="single" w:color="auto" w:sz="12" w:space="0"/>
              <w:left w:val="nil"/>
              <w:bottom w:val="nil"/>
              <w:right w:val="nil"/>
            </w:tcBorders>
            <w:noWrap w:val="0"/>
            <w:tcMar>
              <w:top w:w="120" w:type="dxa"/>
              <w:left w:w="192" w:type="dxa"/>
              <w:bottom w:w="120" w:type="dxa"/>
              <w:right w:w="192" w:type="dxa"/>
            </w:tcMar>
            <w:vAlign w:val="center"/>
          </w:tcPr>
          <w:p w14:paraId="61BD339A">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强度</w:t>
            </w:r>
          </w:p>
        </w:tc>
        <w:tc>
          <w:tcPr>
            <w:tcW w:w="1646" w:type="dxa"/>
            <w:tcBorders>
              <w:top w:val="single" w:color="auto" w:sz="12" w:space="0"/>
              <w:left w:val="nil"/>
              <w:bottom w:val="nil"/>
              <w:right w:val="nil"/>
            </w:tcBorders>
            <w:noWrap w:val="0"/>
            <w:tcMar>
              <w:top w:w="120" w:type="dxa"/>
              <w:left w:w="192" w:type="dxa"/>
              <w:bottom w:w="120" w:type="dxa"/>
              <w:right w:w="192" w:type="dxa"/>
            </w:tcMar>
            <w:vAlign w:val="center"/>
          </w:tcPr>
          <w:p w14:paraId="429CA455">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复杂度</w:t>
            </w:r>
          </w:p>
        </w:tc>
      </w:tr>
      <w:tr w14:paraId="0DF38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96" w:type="dxa"/>
            <w:tcBorders>
              <w:top w:val="single" w:color="auto" w:sz="4" w:space="0"/>
              <w:left w:val="nil"/>
              <w:bottom w:val="nil"/>
              <w:right w:val="nil"/>
            </w:tcBorders>
            <w:noWrap w:val="0"/>
            <w:tcMar>
              <w:top w:w="120" w:type="dxa"/>
              <w:left w:w="-1" w:type="dxa"/>
              <w:bottom w:w="120" w:type="dxa"/>
              <w:right w:w="192" w:type="dxa"/>
            </w:tcMar>
            <w:vAlign w:val="center"/>
          </w:tcPr>
          <w:p w14:paraId="138F4B16">
            <w:pPr>
              <w:widowControl/>
              <w:snapToGrid w:val="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 xml:space="preserve">熟悉性 </w:t>
            </w:r>
          </w:p>
        </w:tc>
        <w:tc>
          <w:tcPr>
            <w:tcW w:w="1827" w:type="dxa"/>
            <w:tcBorders>
              <w:top w:val="single" w:color="auto" w:sz="4" w:space="0"/>
              <w:left w:val="nil"/>
              <w:bottom w:val="nil"/>
              <w:right w:val="nil"/>
            </w:tcBorders>
            <w:noWrap w:val="0"/>
            <w:tcMar>
              <w:top w:w="120" w:type="dxa"/>
              <w:left w:w="192" w:type="dxa"/>
              <w:bottom w:w="120" w:type="dxa"/>
              <w:right w:w="192" w:type="dxa"/>
            </w:tcMar>
            <w:vAlign w:val="center"/>
          </w:tcPr>
          <w:p w14:paraId="71C9DD66">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1.000</w:t>
            </w:r>
          </w:p>
        </w:tc>
        <w:tc>
          <w:tcPr>
            <w:tcW w:w="1827" w:type="dxa"/>
            <w:tcBorders>
              <w:top w:val="single" w:color="auto" w:sz="4" w:space="0"/>
              <w:left w:val="nil"/>
              <w:bottom w:val="nil"/>
              <w:right w:val="nil"/>
            </w:tcBorders>
            <w:noWrap w:val="0"/>
            <w:tcMar>
              <w:top w:w="120" w:type="dxa"/>
              <w:left w:w="192" w:type="dxa"/>
              <w:bottom w:w="120" w:type="dxa"/>
              <w:right w:w="192" w:type="dxa"/>
            </w:tcMar>
            <w:vAlign w:val="center"/>
          </w:tcPr>
          <w:p w14:paraId="20A30C1B">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0.509***</w:t>
            </w:r>
          </w:p>
        </w:tc>
        <w:tc>
          <w:tcPr>
            <w:tcW w:w="1829" w:type="dxa"/>
            <w:tcBorders>
              <w:top w:val="single" w:color="auto" w:sz="4" w:space="0"/>
              <w:left w:val="nil"/>
              <w:bottom w:val="nil"/>
              <w:right w:val="nil"/>
            </w:tcBorders>
            <w:noWrap w:val="0"/>
            <w:tcMar>
              <w:top w:w="120" w:type="dxa"/>
              <w:left w:w="192" w:type="dxa"/>
              <w:bottom w:w="120" w:type="dxa"/>
              <w:right w:w="192" w:type="dxa"/>
            </w:tcMar>
            <w:vAlign w:val="center"/>
          </w:tcPr>
          <w:p w14:paraId="4A192488">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-0.044</w:t>
            </w:r>
          </w:p>
        </w:tc>
        <w:tc>
          <w:tcPr>
            <w:tcW w:w="1646" w:type="dxa"/>
            <w:tcBorders>
              <w:top w:val="single" w:color="auto" w:sz="4" w:space="0"/>
              <w:left w:val="nil"/>
              <w:bottom w:val="nil"/>
              <w:right w:val="nil"/>
            </w:tcBorders>
            <w:noWrap w:val="0"/>
            <w:tcMar>
              <w:top w:w="120" w:type="dxa"/>
              <w:left w:w="192" w:type="dxa"/>
              <w:bottom w:w="120" w:type="dxa"/>
              <w:right w:w="-1" w:type="dxa"/>
            </w:tcMar>
            <w:vAlign w:val="center"/>
          </w:tcPr>
          <w:p w14:paraId="0CD6CFA8">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-0.276***</w:t>
            </w:r>
          </w:p>
        </w:tc>
      </w:tr>
      <w:tr w14:paraId="0C360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96" w:type="dxa"/>
            <w:tcBorders>
              <w:top w:val="nil"/>
              <w:left w:val="nil"/>
              <w:bottom w:val="nil"/>
              <w:right w:val="nil"/>
            </w:tcBorders>
            <w:noWrap w:val="0"/>
            <w:tcMar>
              <w:top w:w="120" w:type="dxa"/>
              <w:left w:w="-1" w:type="dxa"/>
              <w:bottom w:w="120" w:type="dxa"/>
              <w:right w:w="192" w:type="dxa"/>
            </w:tcMar>
            <w:vAlign w:val="center"/>
          </w:tcPr>
          <w:p w14:paraId="08694C61">
            <w:pPr>
              <w:widowControl/>
              <w:snapToGrid w:val="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 xml:space="preserve">愉悦性 </w:t>
            </w:r>
          </w:p>
        </w:tc>
        <w:tc>
          <w:tcPr>
            <w:tcW w:w="1827" w:type="dxa"/>
            <w:tcBorders>
              <w:top w:val="nil"/>
              <w:left w:val="nil"/>
              <w:bottom w:val="nil"/>
              <w:right w:val="nil"/>
            </w:tcBorders>
            <w:noWrap w:val="0"/>
            <w:tcMar>
              <w:top w:w="120" w:type="dxa"/>
              <w:left w:w="192" w:type="dxa"/>
              <w:bottom w:w="120" w:type="dxa"/>
              <w:right w:w="192" w:type="dxa"/>
            </w:tcMar>
            <w:vAlign w:val="center"/>
          </w:tcPr>
          <w:p w14:paraId="275F23D5">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0.509***</w:t>
            </w:r>
          </w:p>
        </w:tc>
        <w:tc>
          <w:tcPr>
            <w:tcW w:w="1827" w:type="dxa"/>
            <w:tcBorders>
              <w:top w:val="nil"/>
              <w:left w:val="nil"/>
              <w:bottom w:val="nil"/>
              <w:right w:val="nil"/>
            </w:tcBorders>
            <w:noWrap w:val="0"/>
            <w:tcMar>
              <w:top w:w="120" w:type="dxa"/>
              <w:left w:w="192" w:type="dxa"/>
              <w:bottom w:w="120" w:type="dxa"/>
              <w:right w:w="192" w:type="dxa"/>
            </w:tcMar>
            <w:vAlign w:val="center"/>
          </w:tcPr>
          <w:p w14:paraId="53E9C9C2">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1.000</w:t>
            </w:r>
          </w:p>
        </w:tc>
        <w:tc>
          <w:tcPr>
            <w:tcW w:w="1829" w:type="dxa"/>
            <w:tcBorders>
              <w:top w:val="nil"/>
              <w:left w:val="nil"/>
              <w:bottom w:val="nil"/>
              <w:right w:val="nil"/>
            </w:tcBorders>
            <w:noWrap w:val="0"/>
            <w:tcMar>
              <w:top w:w="120" w:type="dxa"/>
              <w:left w:w="192" w:type="dxa"/>
              <w:bottom w:w="120" w:type="dxa"/>
              <w:right w:w="192" w:type="dxa"/>
            </w:tcMar>
            <w:vAlign w:val="center"/>
          </w:tcPr>
          <w:p w14:paraId="5EE9B018">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-0.363***</w:t>
            </w:r>
          </w:p>
        </w:tc>
        <w:tc>
          <w:tcPr>
            <w:tcW w:w="1646" w:type="dxa"/>
            <w:tcBorders>
              <w:top w:val="nil"/>
              <w:left w:val="nil"/>
              <w:bottom w:val="nil"/>
              <w:right w:val="nil"/>
            </w:tcBorders>
            <w:noWrap w:val="0"/>
            <w:tcMar>
              <w:top w:w="120" w:type="dxa"/>
              <w:left w:w="192" w:type="dxa"/>
              <w:bottom w:w="120" w:type="dxa"/>
              <w:right w:w="-1" w:type="dxa"/>
            </w:tcMar>
            <w:vAlign w:val="center"/>
          </w:tcPr>
          <w:p w14:paraId="01A08832">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-0.400***</w:t>
            </w:r>
          </w:p>
        </w:tc>
      </w:tr>
      <w:tr w14:paraId="38DB3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96" w:type="dxa"/>
            <w:tcBorders>
              <w:top w:val="nil"/>
              <w:left w:val="nil"/>
              <w:bottom w:val="nil"/>
              <w:right w:val="nil"/>
            </w:tcBorders>
            <w:noWrap w:val="0"/>
            <w:tcMar>
              <w:top w:w="120" w:type="dxa"/>
              <w:left w:w="-1" w:type="dxa"/>
              <w:bottom w:w="120" w:type="dxa"/>
              <w:right w:w="192" w:type="dxa"/>
            </w:tcMar>
            <w:vAlign w:val="center"/>
          </w:tcPr>
          <w:p w14:paraId="350C959F">
            <w:pPr>
              <w:widowControl/>
              <w:snapToGrid w:val="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 xml:space="preserve">强度 </w:t>
            </w:r>
          </w:p>
        </w:tc>
        <w:tc>
          <w:tcPr>
            <w:tcW w:w="1827" w:type="dxa"/>
            <w:tcBorders>
              <w:top w:val="nil"/>
              <w:left w:val="nil"/>
              <w:bottom w:val="nil"/>
              <w:right w:val="nil"/>
            </w:tcBorders>
            <w:noWrap w:val="0"/>
            <w:tcMar>
              <w:top w:w="120" w:type="dxa"/>
              <w:left w:w="192" w:type="dxa"/>
              <w:bottom w:w="120" w:type="dxa"/>
              <w:right w:w="192" w:type="dxa"/>
            </w:tcMar>
            <w:vAlign w:val="center"/>
          </w:tcPr>
          <w:p w14:paraId="5666ABAF">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-0.044</w:t>
            </w:r>
          </w:p>
        </w:tc>
        <w:tc>
          <w:tcPr>
            <w:tcW w:w="1827" w:type="dxa"/>
            <w:tcBorders>
              <w:top w:val="nil"/>
              <w:left w:val="nil"/>
              <w:bottom w:val="nil"/>
              <w:right w:val="nil"/>
            </w:tcBorders>
            <w:noWrap w:val="0"/>
            <w:tcMar>
              <w:top w:w="120" w:type="dxa"/>
              <w:left w:w="192" w:type="dxa"/>
              <w:bottom w:w="120" w:type="dxa"/>
              <w:right w:w="192" w:type="dxa"/>
            </w:tcMar>
            <w:vAlign w:val="center"/>
          </w:tcPr>
          <w:p w14:paraId="4FE255B1">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-0.363***</w:t>
            </w:r>
          </w:p>
        </w:tc>
        <w:tc>
          <w:tcPr>
            <w:tcW w:w="1829" w:type="dxa"/>
            <w:tcBorders>
              <w:top w:val="nil"/>
              <w:left w:val="nil"/>
              <w:bottom w:val="nil"/>
              <w:right w:val="nil"/>
            </w:tcBorders>
            <w:noWrap w:val="0"/>
            <w:tcMar>
              <w:top w:w="120" w:type="dxa"/>
              <w:left w:w="192" w:type="dxa"/>
              <w:bottom w:w="120" w:type="dxa"/>
              <w:right w:w="192" w:type="dxa"/>
            </w:tcMar>
            <w:vAlign w:val="center"/>
          </w:tcPr>
          <w:p w14:paraId="2DA67FC8">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1.000</w:t>
            </w:r>
          </w:p>
        </w:tc>
        <w:tc>
          <w:tcPr>
            <w:tcW w:w="1646" w:type="dxa"/>
            <w:tcBorders>
              <w:top w:val="nil"/>
              <w:left w:val="nil"/>
              <w:bottom w:val="nil"/>
              <w:right w:val="nil"/>
            </w:tcBorders>
            <w:noWrap w:val="0"/>
            <w:tcMar>
              <w:top w:w="120" w:type="dxa"/>
              <w:left w:w="192" w:type="dxa"/>
              <w:bottom w:w="120" w:type="dxa"/>
              <w:right w:w="-1" w:type="dxa"/>
            </w:tcMar>
            <w:vAlign w:val="center"/>
          </w:tcPr>
          <w:p w14:paraId="37AA2077">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0.529***</w:t>
            </w:r>
          </w:p>
        </w:tc>
      </w:tr>
      <w:tr w14:paraId="3080B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96" w:type="dxa"/>
            <w:tcBorders>
              <w:top w:val="nil"/>
              <w:left w:val="nil"/>
              <w:bottom w:val="single" w:color="auto" w:sz="12" w:space="0"/>
              <w:right w:val="nil"/>
            </w:tcBorders>
            <w:noWrap w:val="0"/>
            <w:tcMar>
              <w:top w:w="120" w:type="dxa"/>
              <w:left w:w="-1" w:type="dxa"/>
              <w:bottom w:w="120" w:type="dxa"/>
              <w:right w:w="192" w:type="dxa"/>
            </w:tcMar>
            <w:vAlign w:val="center"/>
          </w:tcPr>
          <w:p w14:paraId="592E7DFE">
            <w:pPr>
              <w:widowControl/>
              <w:snapToGrid w:val="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 xml:space="preserve">复杂度 </w:t>
            </w:r>
          </w:p>
        </w:tc>
        <w:tc>
          <w:tcPr>
            <w:tcW w:w="1827" w:type="dxa"/>
            <w:tcBorders>
              <w:top w:val="nil"/>
              <w:left w:val="nil"/>
              <w:bottom w:val="single" w:color="auto" w:sz="12" w:space="0"/>
              <w:right w:val="nil"/>
            </w:tcBorders>
            <w:noWrap w:val="0"/>
            <w:tcMar>
              <w:top w:w="120" w:type="dxa"/>
              <w:left w:w="192" w:type="dxa"/>
              <w:bottom w:w="120" w:type="dxa"/>
              <w:right w:w="192" w:type="dxa"/>
            </w:tcMar>
            <w:vAlign w:val="center"/>
          </w:tcPr>
          <w:p w14:paraId="15689758">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-0.276***</w:t>
            </w:r>
          </w:p>
        </w:tc>
        <w:tc>
          <w:tcPr>
            <w:tcW w:w="1827" w:type="dxa"/>
            <w:tcBorders>
              <w:top w:val="nil"/>
              <w:left w:val="nil"/>
              <w:bottom w:val="single" w:color="auto" w:sz="12" w:space="0"/>
              <w:right w:val="nil"/>
            </w:tcBorders>
            <w:noWrap w:val="0"/>
            <w:tcMar>
              <w:top w:w="120" w:type="dxa"/>
              <w:left w:w="192" w:type="dxa"/>
              <w:bottom w:w="120" w:type="dxa"/>
              <w:right w:w="192" w:type="dxa"/>
            </w:tcMar>
            <w:vAlign w:val="center"/>
          </w:tcPr>
          <w:p w14:paraId="3214FD6F">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-0.400***</w:t>
            </w:r>
          </w:p>
        </w:tc>
        <w:tc>
          <w:tcPr>
            <w:tcW w:w="1829" w:type="dxa"/>
            <w:tcBorders>
              <w:top w:val="nil"/>
              <w:left w:val="nil"/>
              <w:bottom w:val="single" w:color="auto" w:sz="12" w:space="0"/>
              <w:right w:val="nil"/>
            </w:tcBorders>
            <w:noWrap w:val="0"/>
            <w:tcMar>
              <w:top w:w="120" w:type="dxa"/>
              <w:left w:w="192" w:type="dxa"/>
              <w:bottom w:w="120" w:type="dxa"/>
              <w:right w:w="192" w:type="dxa"/>
            </w:tcMar>
            <w:vAlign w:val="center"/>
          </w:tcPr>
          <w:p w14:paraId="7C27726C">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0.529***</w:t>
            </w:r>
          </w:p>
        </w:tc>
        <w:tc>
          <w:tcPr>
            <w:tcW w:w="1646" w:type="dxa"/>
            <w:tcBorders>
              <w:top w:val="nil"/>
              <w:left w:val="nil"/>
              <w:bottom w:val="single" w:color="auto" w:sz="12" w:space="0"/>
              <w:right w:val="nil"/>
            </w:tcBorders>
            <w:noWrap w:val="0"/>
            <w:tcMar>
              <w:top w:w="120" w:type="dxa"/>
              <w:left w:w="192" w:type="dxa"/>
              <w:bottom w:w="120" w:type="dxa"/>
              <w:right w:w="-1" w:type="dxa"/>
            </w:tcMar>
            <w:vAlign w:val="center"/>
          </w:tcPr>
          <w:p w14:paraId="116549A3">
            <w:pPr>
              <w:widowControl/>
              <w:snapToGrid w:val="0"/>
              <w:ind w:left="0" w:lef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1.000</w:t>
            </w:r>
          </w:p>
        </w:tc>
      </w:tr>
    </w:tbl>
    <w:p w14:paraId="38E1C36A">
      <w:pPr>
        <w:ind w:left="0" w:leftChars="0" w:firstLine="0" w:firstLineChars="0"/>
        <w:rPr>
          <w:rFonts w:hint="eastAsia"/>
          <w:lang w:val="en-US" w:eastAsia="zh-CN"/>
        </w:rPr>
      </w:pPr>
      <w:r>
        <w:rPr>
          <w:rFonts w:hint="eastAsia"/>
          <w:lang w:val="en-US" w:eastAsia="zh-CN"/>
        </w:rPr>
        <w:t>注：***表示 p &lt; 0.001</w:t>
      </w:r>
    </w:p>
    <w:p w14:paraId="7742240A">
      <w:pPr>
        <w:ind w:left="0" w:leftChars="0" w:firstLine="0" w:firstLineChars="0"/>
        <w:rPr>
          <w:rFonts w:hint="eastAsia"/>
          <w:lang w:val="en-US" w:eastAsia="zh-CN"/>
        </w:rPr>
      </w:pPr>
    </w:p>
    <w:p w14:paraId="7F2F7312">
      <w:pPr>
        <w:pStyle w:val="21"/>
        <w:keepNext w:val="0"/>
        <w:keepLines w:val="0"/>
        <w:widowControl/>
        <w:suppressLineNumbers w:val="0"/>
        <w:spacing w:before="0" w:beforeAutospacing="0" w:after="0" w:afterAutospacing="0"/>
        <w:ind w:left="0" w:right="0"/>
        <w:rPr>
          <w:rFonts w:hint="eastAsia"/>
          <w:lang w:val="en-US" w:eastAsia="zh-CN"/>
        </w:rPr>
      </w:pPr>
      <w:r>
        <w:rPr>
          <w:rFonts w:hint="eastAsia" w:ascii="Times New Roman" w:hAnsi="Times New Roman" w:eastAsia="宋体" w:cs="Times New Roman"/>
          <w:i w:val="0"/>
          <w:iCs w:val="0"/>
          <w:sz w:val="24"/>
          <w:szCs w:val="24"/>
          <w:u w:val="none"/>
          <w:lang w:val="en-US" w:eastAsia="zh-CN"/>
        </w:rPr>
        <w:t>结果显示，熟悉性与愉悦性呈显著中度正相关（ρ = 0.509, p &lt; 0.001）</w:t>
      </w:r>
      <w:r>
        <w:rPr>
          <w:rFonts w:hint="eastAsia" w:cs="Times New Roman"/>
          <w:i w:val="0"/>
          <w:iCs w:val="0"/>
          <w:sz w:val="24"/>
          <w:szCs w:val="24"/>
          <w:u w:val="none"/>
          <w:lang w:val="en-US" w:eastAsia="zh-CN"/>
        </w:rPr>
        <w:t xml:space="preserve">, </w:t>
      </w:r>
      <w:r>
        <w:rPr>
          <w:rFonts w:hint="default" w:ascii="Times New Roman" w:hAnsi="Times New Roman" w:eastAsia="宋体" w:cs="Times New Roman"/>
          <w:i w:val="0"/>
          <w:iCs w:val="0"/>
          <w:kern w:val="2"/>
          <w:sz w:val="24"/>
          <w:szCs w:val="24"/>
          <w:u w:val="none"/>
          <w:lang w:val="en-US" w:eastAsia="zh-CN" w:bidi="ar-SA"/>
        </w:rPr>
        <w:t>这是所有维度中与复杂度关联最强的因素，表明参与者倾向于将气味强度感知为复杂度。愉悦性与复杂度呈显著中度负相关（ρ = -0.400, p &lt; 0.001），即气味越令人不悦，越容易被感知为复杂。熟悉性与复杂度呈显著弱负相关（ρ = -0.276, p &lt; 0.001），即越陌生的气味，越可能被判断为复杂。愉悦性与强度亦呈显著负相关（ρ = -0.363, p &lt; 0.001），</w:t>
      </w:r>
      <w:r>
        <w:rPr>
          <w:rFonts w:hint="eastAsia" w:cs="Times New Roman"/>
          <w:i w:val="0"/>
          <w:iCs w:val="0"/>
          <w:kern w:val="2"/>
          <w:sz w:val="24"/>
          <w:szCs w:val="24"/>
          <w:u w:val="none"/>
          <w:lang w:val="en-US" w:eastAsia="zh-CN" w:bidi="ar-SA"/>
        </w:rPr>
        <w:t>即</w:t>
      </w:r>
      <w:r>
        <w:rPr>
          <w:rFonts w:hint="default" w:ascii="Times New Roman" w:hAnsi="Times New Roman" w:eastAsia="宋体" w:cs="Times New Roman"/>
          <w:i w:val="0"/>
          <w:iCs w:val="0"/>
          <w:kern w:val="2"/>
          <w:sz w:val="24"/>
          <w:szCs w:val="24"/>
          <w:u w:val="none"/>
          <w:lang w:val="en-US" w:eastAsia="zh-CN" w:bidi="ar-SA"/>
        </w:rPr>
        <w:t>令人不悦的气味通常被感知为</w:t>
      </w:r>
      <w:r>
        <w:rPr>
          <w:rFonts w:hint="eastAsia" w:cs="Times New Roman"/>
          <w:i w:val="0"/>
          <w:iCs w:val="0"/>
          <w:kern w:val="2"/>
          <w:sz w:val="24"/>
          <w:szCs w:val="24"/>
          <w:u w:val="none"/>
          <w:lang w:val="en-US" w:eastAsia="zh-CN" w:bidi="ar-SA"/>
        </w:rPr>
        <w:t>更强烈</w:t>
      </w:r>
      <w:r>
        <w:rPr>
          <w:rFonts w:hint="default" w:ascii="Times New Roman" w:hAnsi="Times New Roman" w:eastAsia="宋体" w:cs="Times New Roman"/>
          <w:i w:val="0"/>
          <w:iCs w:val="0"/>
          <w:kern w:val="2"/>
          <w:sz w:val="24"/>
          <w:szCs w:val="24"/>
          <w:u w:val="none"/>
          <w:lang w:val="en-US" w:eastAsia="zh-CN" w:bidi="ar-SA"/>
        </w:rPr>
        <w:t>。</w:t>
      </w:r>
      <w:r>
        <w:rPr>
          <w:rFonts w:hint="eastAsia" w:ascii="Times New Roman" w:hAnsi="Times New Roman" w:eastAsia="宋体" w:cs="Times New Roman"/>
          <w:i w:val="0"/>
          <w:iCs w:val="0"/>
          <w:sz w:val="24"/>
          <w:szCs w:val="24"/>
          <w:u w:val="none"/>
          <w:lang w:val="en-US" w:eastAsia="zh-CN"/>
        </w:rPr>
        <w:t>熟悉性与强度之间无显著相关性（ρ = -0.044, p = 0.468）。</w:t>
      </w:r>
    </w:p>
    <w:p w14:paraId="54AD942C">
      <w:pPr>
        <w:pStyle w:val="4"/>
      </w:pPr>
      <w:r>
        <w:t xml:space="preserve">  </w:t>
      </w:r>
      <w:bookmarkStart w:id="66" w:name="_Toc22076"/>
      <w:r>
        <w:rPr>
          <w:rFonts w:hint="eastAsia" w:ascii="黑体" w:hAnsi="黑体" w:eastAsia="黑体" w:cs="黑体"/>
          <w:i w:val="0"/>
          <w:iCs w:val="0"/>
          <w:sz w:val="24"/>
          <w:szCs w:val="24"/>
          <w:u w:val="none"/>
          <w:lang w:val="en-US" w:eastAsia="zh-CN"/>
        </w:rPr>
        <w:t>单个混合气味的维度间相关性</w:t>
      </w:r>
      <w:bookmarkEnd w:id="66"/>
    </w:p>
    <w:p w14:paraId="3347E8C4">
      <w:pPr>
        <w:numPr>
          <w:ilvl w:val="0"/>
          <w:numId w:val="0"/>
        </w:numPr>
        <w:spacing w:line="360" w:lineRule="auto"/>
        <w:ind w:firstLine="480"/>
        <w:rPr>
          <w:rFonts w:hint="eastAsia"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为考察上述相关模式在不同气味中的稳定性，分别计算每种气味内部四个维度的 Spearman 相关系数，并对其取平均（表</w:t>
      </w:r>
      <w:r>
        <w:rPr>
          <w:rFonts w:hint="eastAsia" w:cs="Times New Roman"/>
          <w:i w:val="0"/>
          <w:iCs w:val="0"/>
          <w:sz w:val="24"/>
          <w:szCs w:val="24"/>
          <w:u w:val="none"/>
          <w:lang w:val="en-US" w:eastAsia="zh-CN"/>
        </w:rPr>
        <w:t>4-2</w:t>
      </w:r>
      <w:r>
        <w:rPr>
          <w:rFonts w:hint="eastAsia" w:ascii="Times New Roman" w:hAnsi="Times New Roman" w:eastAsia="宋体" w:cs="Times New Roman"/>
          <w:i w:val="0"/>
          <w:iCs w:val="0"/>
          <w:sz w:val="24"/>
          <w:szCs w:val="24"/>
          <w:u w:val="none"/>
          <w:lang w:val="en-US" w:eastAsia="zh-CN"/>
        </w:rPr>
        <w:t>）。各气味内部相关性的标准差反映了跨气味的变异性。</w:t>
      </w:r>
    </w:p>
    <w:p w14:paraId="1CBF146C">
      <w:pPr>
        <w:pStyle w:val="11"/>
        <w:numPr>
          <w:ilvl w:val="0"/>
          <w:numId w:val="0"/>
        </w:numPr>
        <w:spacing w:line="360" w:lineRule="auto"/>
        <w:ind w:firstLine="480"/>
        <w:rPr>
          <w:rFonts w:hint="eastAsia"/>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67" w:name="_Toc29779"/>
      <w:r>
        <w:rPr>
          <w:rFonts w:hint="eastAsia"/>
          <w:lang w:val="en-US" w:eastAsia="zh-CN"/>
        </w:rPr>
        <w:t xml:space="preserve"> 各气味内部维度间相关系数</w:t>
      </w:r>
      <w:bookmarkEnd w:id="67"/>
    </w:p>
    <w:p w14:paraId="3114F11E">
      <w:pPr>
        <w:ind w:left="0" w:leftChars="0" w:firstLine="0" w:firstLineChars="0"/>
        <w:jc w:val="center"/>
        <w:rPr>
          <w:rFonts w:hint="eastAsia"/>
          <w:lang w:val="en-US" w:eastAsia="zh-CN"/>
        </w:rPr>
      </w:pPr>
      <w:r>
        <w:rPr>
          <w:rFonts w:hint="eastAsia" w:cs="Times New Roman"/>
          <w:b/>
          <w:kern w:val="2"/>
          <w:sz w:val="21"/>
          <w:szCs w:val="18"/>
          <w:lang w:val="en-US" w:eastAsia="zh-CN" w:bidi="ar-SA"/>
        </w:rPr>
        <w:t>Table 4-2 Correlation Coefficients Among Internal Dimensions of Each Odor</w:t>
      </w:r>
    </w:p>
    <w:tbl>
      <w:tblPr>
        <w:tblStyle w:val="23"/>
        <w:tblW w:w="84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5"/>
        <w:gridCol w:w="1222"/>
        <w:gridCol w:w="1326"/>
        <w:gridCol w:w="1326"/>
        <w:gridCol w:w="1326"/>
        <w:gridCol w:w="1326"/>
        <w:gridCol w:w="958"/>
      </w:tblGrid>
      <w:tr w14:paraId="00E2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6C153F3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Odor</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391C6945">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f-v</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684154D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f-i</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3A5CD9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f-c</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74093D85">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v-i</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79CE0A61">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v-c</w:t>
            </w:r>
          </w:p>
        </w:tc>
        <w:tc>
          <w:tcPr>
            <w:tcW w:w="958"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894D495">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bCs w:val="0"/>
                <w:color w:val="000000"/>
                <w:kern w:val="0"/>
                <w:sz w:val="22"/>
                <w:lang w:val="en-US" w:eastAsia="zh-CN" w:bidi="ar"/>
              </w:rPr>
            </w:pPr>
            <w:r>
              <w:rPr>
                <w:rFonts w:hint="eastAsia" w:ascii="Times New Roman Regular" w:hAnsi="Times New Roman Regular" w:eastAsia="宋体" w:cs="Times New Roman Regular"/>
                <w:b/>
                <w:bCs w:val="0"/>
                <w:color w:val="000000"/>
                <w:kern w:val="0"/>
                <w:sz w:val="22"/>
                <w:lang w:val="en-US" w:eastAsia="zh-CN" w:bidi="ar"/>
              </w:rPr>
              <w:t>i-c</w:t>
            </w:r>
          </w:p>
        </w:tc>
      </w:tr>
      <w:tr w14:paraId="1FC9F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386077E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IME</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3F51C77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0.519</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87344E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-0.043</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3F0FAFC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-0.464</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0C7A1F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-0.206</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B07335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-0.312</w:t>
            </w:r>
          </w:p>
        </w:tc>
        <w:tc>
          <w:tcPr>
            <w:tcW w:w="958"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5B8E802B">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0.244</w:t>
            </w:r>
          </w:p>
        </w:tc>
      </w:tr>
      <w:tr w14:paraId="6F3AB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2E62C59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NOP</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BC3619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0.432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61418F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-0.448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0617AA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-0.375</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9E53A8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-0.459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5BB3A40">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-0.301</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731ABF2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0.443</w:t>
            </w:r>
          </w:p>
        </w:tc>
      </w:tr>
      <w:tr w14:paraId="4077B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72DDC72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CGA</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FC5BAA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F53A3D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-0.033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9E4BD2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-0.204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D07A0E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-0.579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BBA260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-0.614</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40123CC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0.559</w:t>
            </w:r>
          </w:p>
        </w:tc>
      </w:tr>
      <w:tr w14:paraId="69D49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1A723D5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OCP</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05B7EE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0.563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017E7A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-0.062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EB44D1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-0.340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4CD384B">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-0.409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E505151">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-0.453</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0E87F0B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0.594</w:t>
            </w:r>
          </w:p>
        </w:tc>
      </w:tr>
      <w:tr w14:paraId="09FD1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7E1A5DE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BCM</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8520AC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F2375E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0.213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E25DE11">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-0.110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310259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-0.316</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41837C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-0.234</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4B3D99A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0.366</w:t>
            </w:r>
          </w:p>
        </w:tc>
      </w:tr>
      <w:tr w14:paraId="7883E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3BBFDA5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AMI</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D0B38D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0.248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B932A0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0.317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F16E79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0.067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D90CCA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-0.387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73D37C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-0.183</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40E9E4D5">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0.796</w:t>
            </w:r>
          </w:p>
        </w:tc>
      </w:tr>
      <w:tr w14:paraId="314D0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1578DA2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MIC</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247B25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0.606</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F594B1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0.047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3E5632B">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-0.154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C8B629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-0.062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9F535A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-0.344</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1318107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0.300</w:t>
            </w:r>
          </w:p>
        </w:tc>
      </w:tr>
      <w:tr w14:paraId="6A230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204BE523">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PCE</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07489E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0.412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CB4165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-0.123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FADCAB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-0.379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EED7FD0">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-0.448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44D3A3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-0.457</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7ABEFDA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0.657</w:t>
            </w:r>
          </w:p>
        </w:tc>
      </w:tr>
      <w:tr w14:paraId="34726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7269422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EGM</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E7D443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0.446</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665A75D">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-0.037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2CAFA76">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-0.373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8EFBC54">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-0.393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E27052C">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-0.304</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69A102B7">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0.517</w:t>
            </w:r>
          </w:p>
        </w:tc>
      </w:tr>
      <w:tr w14:paraId="296EB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63AFE294">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Mean</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066C8FE">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0.440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F7BE51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-0.019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D218F4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-0.259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6E74FB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-0.362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38AEC48">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-0.356</w:t>
            </w:r>
          </w:p>
        </w:tc>
        <w:tc>
          <w:tcPr>
            <w:tcW w:w="958" w:type="dxa"/>
            <w:tcBorders>
              <w:top w:val="nil"/>
              <w:left w:val="nil"/>
              <w:bottom w:val="nil"/>
              <w:right w:val="nil"/>
            </w:tcBorders>
            <w:shd w:val="clear" w:color="auto" w:fill="auto"/>
            <w:noWrap w:val="0"/>
            <w:tcMar>
              <w:top w:w="120" w:type="dxa"/>
              <w:left w:w="192" w:type="dxa"/>
              <w:bottom w:w="120" w:type="dxa"/>
              <w:right w:w="-1" w:type="dxa"/>
            </w:tcMar>
            <w:vAlign w:val="center"/>
          </w:tcPr>
          <w:p w14:paraId="42BECC7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0.498</w:t>
            </w:r>
          </w:p>
        </w:tc>
      </w:tr>
      <w:tr w14:paraId="68BF7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5"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769B48A9">
            <w:pPr>
              <w:widowControl/>
              <w:snapToGrid w:val="0"/>
              <w:spacing w:line="240" w:lineRule="auto"/>
              <w:ind w:left="0" w:leftChars="0" w:right="0" w:rightChars="0" w:firstLine="0" w:firstLineChars="0"/>
              <w:jc w:val="center"/>
              <w:textAlignment w:val="center"/>
              <w:rPr>
                <w:rFonts w:hint="default" w:ascii="Times New Roman Regular" w:hAnsi="Times New Roman Regular" w:eastAsia="宋体" w:cs="Times New Roman Regular"/>
                <w:b/>
                <w:bCs/>
                <w:color w:val="000000"/>
                <w:kern w:val="0"/>
                <w:sz w:val="22"/>
                <w:lang w:val="en-US" w:eastAsia="zh-CN" w:bidi="ar"/>
              </w:rPr>
            </w:pPr>
            <w:r>
              <w:rPr>
                <w:rFonts w:hint="eastAsia" w:ascii="Times New Roman Regular" w:hAnsi="Times New Roman Regular" w:eastAsia="宋体" w:cs="Times New Roman Regular"/>
                <w:b/>
                <w:bCs/>
                <w:color w:val="000000"/>
                <w:kern w:val="0"/>
                <w:sz w:val="22"/>
                <w:lang w:val="en-US" w:eastAsia="zh-CN" w:bidi="ar"/>
              </w:rPr>
              <w:t>SD</w:t>
            </w:r>
          </w:p>
        </w:tc>
        <w:tc>
          <w:tcPr>
            <w:tcW w:w="1222"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3D9B72E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0.104</w:t>
            </w:r>
          </w:p>
        </w:tc>
        <w:tc>
          <w:tcPr>
            <w:tcW w:w="132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204F305A">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0.203</w:t>
            </w:r>
          </w:p>
        </w:tc>
        <w:tc>
          <w:tcPr>
            <w:tcW w:w="132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5D2C6C82">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0.160</w:t>
            </w:r>
          </w:p>
        </w:tc>
        <w:tc>
          <w:tcPr>
            <w:tcW w:w="132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6123F5A9">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0.143</w:t>
            </w:r>
          </w:p>
        </w:tc>
        <w:tc>
          <w:tcPr>
            <w:tcW w:w="132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2447511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0.124</w:t>
            </w:r>
          </w:p>
        </w:tc>
        <w:tc>
          <w:tcPr>
            <w:tcW w:w="958"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619B34DF">
            <w:pPr>
              <w:widowControl/>
              <w:snapToGrid w:val="0"/>
              <w:spacing w:line="240" w:lineRule="auto"/>
              <w:ind w:left="0" w:leftChars="0" w:right="0" w:rightChars="0" w:firstLine="0" w:firstLineChars="0"/>
              <w:jc w:val="center"/>
              <w:textAlignment w:val="center"/>
              <w:rPr>
                <w:rFonts w:hint="eastAsia" w:ascii="Times New Roman Regular" w:hAnsi="Times New Roman Regular" w:eastAsia="宋体" w:cs="Times New Roman Regular"/>
                <w:b w:val="0"/>
                <w:bCs w:val="0"/>
                <w:color w:val="000000"/>
                <w:kern w:val="0"/>
                <w:sz w:val="22"/>
                <w:lang w:val="en-US" w:eastAsia="zh-CN" w:bidi="ar"/>
              </w:rPr>
            </w:pPr>
            <w:r>
              <w:rPr>
                <w:rFonts w:hint="eastAsia" w:ascii="Times New Roman Regular" w:hAnsi="Times New Roman Regular" w:eastAsia="宋体" w:cs="Times New Roman Regular"/>
                <w:b w:val="0"/>
                <w:bCs w:val="0"/>
                <w:color w:val="000000"/>
                <w:kern w:val="0"/>
                <w:sz w:val="22"/>
                <w:lang w:val="en-US" w:eastAsia="zh-CN" w:bidi="ar"/>
              </w:rPr>
              <w:t>0.167</w:t>
            </w:r>
          </w:p>
        </w:tc>
      </w:tr>
    </w:tbl>
    <w:p w14:paraId="5192BC31">
      <w:pPr>
        <w:pStyle w:val="11"/>
        <w:adjustRightInd w:val="0"/>
        <w:snapToGrid w:val="0"/>
        <w:spacing w:line="240" w:lineRule="atLeast"/>
        <w:ind w:left="0" w:leftChars="0" w:firstLine="0" w:firstLineChars="0"/>
        <w:jc w:val="center"/>
        <w:rPr>
          <w:rFonts w:hint="eastAsia"/>
          <w:lang w:val="en-US" w:eastAsia="zh-CN"/>
        </w:rPr>
      </w:pPr>
      <w:r>
        <w:rPr>
          <w:rFonts w:hint="eastAsia" w:ascii="楷体" w:hAnsi="楷体" w:eastAsia="楷体" w:cs="楷体"/>
          <w:b/>
          <w:bCs/>
          <w:sz w:val="21"/>
          <w:szCs w:val="20"/>
          <w:lang w:val="en-US" w:eastAsia="zh-CN"/>
        </w:rPr>
        <w:drawing>
          <wp:anchor distT="0" distB="0" distL="114300" distR="114300" simplePos="0" relativeHeight="251669504" behindDoc="0" locked="0" layoutInCell="1" allowOverlap="1">
            <wp:simplePos x="0" y="0"/>
            <wp:positionH relativeFrom="column">
              <wp:posOffset>59055</wp:posOffset>
            </wp:positionH>
            <wp:positionV relativeFrom="paragraph">
              <wp:posOffset>130810</wp:posOffset>
            </wp:positionV>
            <wp:extent cx="2548255" cy="2223135"/>
            <wp:effectExtent l="0" t="0" r="12065" b="1905"/>
            <wp:wrapSquare wrapText="bothSides"/>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49"/>
                    <a:stretch>
                      <a:fillRect/>
                    </a:stretch>
                  </pic:blipFill>
                  <pic:spPr>
                    <a:xfrm>
                      <a:off x="0" y="0"/>
                      <a:ext cx="2548255" cy="2223135"/>
                    </a:xfrm>
                    <a:prstGeom prst="rect">
                      <a:avLst/>
                    </a:prstGeom>
                    <a:noFill/>
                    <a:ln>
                      <a:noFill/>
                    </a:ln>
                  </pic:spPr>
                </pic:pic>
              </a:graphicData>
            </a:graphic>
          </wp:anchor>
        </w:drawing>
      </w:r>
      <w:r>
        <w:rPr>
          <w:rFonts w:hint="eastAsia" w:ascii="楷体" w:hAnsi="楷体" w:eastAsia="楷体" w:cs="楷体"/>
          <w:b/>
          <w:bCs/>
          <w:sz w:val="21"/>
          <w:szCs w:val="20"/>
          <w:lang w:val="en-US" w:eastAsia="zh-CN"/>
        </w:rPr>
        <w:drawing>
          <wp:anchor distT="0" distB="0" distL="114300" distR="114300" simplePos="0" relativeHeight="251670528" behindDoc="0" locked="0" layoutInCell="1" allowOverlap="1">
            <wp:simplePos x="0" y="0"/>
            <wp:positionH relativeFrom="column">
              <wp:posOffset>2600325</wp:posOffset>
            </wp:positionH>
            <wp:positionV relativeFrom="paragraph">
              <wp:posOffset>134620</wp:posOffset>
            </wp:positionV>
            <wp:extent cx="2586355" cy="2229485"/>
            <wp:effectExtent l="0" t="0" r="4445" b="10795"/>
            <wp:wrapSquare wrapText="bothSides"/>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50"/>
                    <a:stretch>
                      <a:fillRect/>
                    </a:stretch>
                  </pic:blipFill>
                  <pic:spPr>
                    <a:xfrm>
                      <a:off x="0" y="0"/>
                      <a:ext cx="2586355" cy="2229485"/>
                    </a:xfrm>
                    <a:prstGeom prst="rect">
                      <a:avLst/>
                    </a:prstGeom>
                    <a:noFill/>
                    <a:ln>
                      <a:noFill/>
                    </a:ln>
                  </pic:spPr>
                </pic:pic>
              </a:graphicData>
            </a:graphic>
          </wp:anchor>
        </w:drawing>
      </w: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68" w:name="_Toc25478"/>
      <w:r>
        <w:rPr>
          <w:rFonts w:hint="eastAsia"/>
          <w:lang w:val="en-US" w:eastAsia="zh-CN"/>
        </w:rPr>
        <w:t>气味各评分维度之间相关系数热力图</w:t>
      </w:r>
      <w:bookmarkEnd w:id="68"/>
    </w:p>
    <w:p w14:paraId="29643CB9">
      <w:pPr>
        <w:ind w:left="0" w:leftChars="0" w:firstLine="0" w:firstLineChars="0"/>
        <w:jc w:val="center"/>
        <w:rPr>
          <w:rFonts w:hint="eastAsia" w:cs="Times New Roman"/>
          <w:b/>
          <w:kern w:val="2"/>
          <w:sz w:val="21"/>
          <w:szCs w:val="18"/>
          <w:lang w:val="en-US" w:eastAsia="zh-CN" w:bidi="ar-SA"/>
        </w:rPr>
      </w:pPr>
      <w:r>
        <w:rPr>
          <w:rFonts w:hint="eastAsia" w:cs="Times New Roman"/>
          <w:b/>
          <w:kern w:val="2"/>
          <w:sz w:val="21"/>
          <w:szCs w:val="18"/>
          <w:lang w:val="en-US" w:eastAsia="zh-CN" w:bidi="ar-SA"/>
        </w:rPr>
        <w:t>Figure 4-2 Heatmap of correlation coefficients between different odor rating dimensions</w:t>
      </w:r>
    </w:p>
    <w:p w14:paraId="3C9EF578">
      <w:pPr>
        <w:adjustRightInd w:val="0"/>
        <w:snapToGrid w:val="0"/>
        <w:spacing w:line="240" w:lineRule="atLeast"/>
        <w:ind w:left="0" w:leftChars="0" w:firstLine="0" w:firstLineChars="0"/>
        <w:jc w:val="left"/>
        <w:rPr>
          <w:rFonts w:hint="eastAsia" w:ascii="楷体" w:hAnsi="楷体" w:eastAsia="楷体" w:cs="楷体"/>
          <w:b w:val="0"/>
          <w:bCs w:val="0"/>
          <w:sz w:val="21"/>
          <w:szCs w:val="20"/>
          <w:lang w:val="en-US" w:eastAsia="zh-CN"/>
        </w:rPr>
      </w:pPr>
    </w:p>
    <w:p w14:paraId="3C46E502">
      <w:pPr>
        <w:numPr>
          <w:ilvl w:val="0"/>
          <w:numId w:val="0"/>
        </w:numPr>
        <w:spacing w:line="360" w:lineRule="auto"/>
        <w:rPr>
          <w:rFonts w:hint="default" w:ascii="Times New Roman" w:hAnsi="Times New Roman" w:eastAsia="宋体" w:cs="Times New Roman"/>
          <w:i w:val="0"/>
          <w:iCs w:val="0"/>
          <w:sz w:val="24"/>
          <w:szCs w:val="24"/>
          <w:u w:val="none"/>
          <w:lang w:val="en-US" w:eastAsia="zh-CN"/>
        </w:rPr>
      </w:pPr>
      <w:r>
        <w:rPr>
          <w:rFonts w:hint="eastAsia" w:ascii="Times New Roman" w:hAnsi="Times New Roman" w:eastAsia="宋体" w:cs="Times New Roman"/>
          <w:i w:val="0"/>
          <w:iCs w:val="0"/>
          <w:sz w:val="24"/>
          <w:szCs w:val="24"/>
          <w:u w:val="none"/>
          <w:lang w:val="en-US" w:eastAsia="zh-CN"/>
        </w:rPr>
        <w:t>注：左边为整体结果，右边为各气味平均的结果</w:t>
      </w:r>
    </w:p>
    <w:p w14:paraId="0092D114">
      <w:pPr>
        <w:numPr>
          <w:ilvl w:val="0"/>
          <w:numId w:val="0"/>
        </w:numPr>
        <w:spacing w:line="360" w:lineRule="auto"/>
        <w:ind w:firstLine="480"/>
        <w:rPr>
          <w:rFonts w:hint="eastAsia" w:ascii="Times New Roman" w:hAnsi="Times New Roman" w:eastAsia="宋体" w:cs="Times New Roman"/>
          <w:i w:val="0"/>
          <w:iCs w:val="0"/>
          <w:sz w:val="24"/>
          <w:szCs w:val="24"/>
          <w:u w:val="none"/>
          <w:lang w:val="en-US" w:eastAsia="zh-CN"/>
        </w:rPr>
      </w:pPr>
    </w:p>
    <w:p w14:paraId="3A55B48C">
      <w:pPr>
        <w:numPr>
          <w:ilvl w:val="0"/>
          <w:numId w:val="0"/>
        </w:numPr>
        <w:spacing w:line="360" w:lineRule="auto"/>
        <w:ind w:firstLine="480"/>
        <w:rPr>
          <w:rFonts w:cs="Times New Roman"/>
        </w:rPr>
      </w:pPr>
      <w:r>
        <w:rPr>
          <w:rFonts w:hint="eastAsia" w:ascii="Times New Roman" w:hAnsi="Times New Roman" w:eastAsia="宋体" w:cs="Times New Roman"/>
          <w:i w:val="0"/>
          <w:iCs w:val="0"/>
          <w:sz w:val="24"/>
          <w:szCs w:val="24"/>
          <w:u w:val="none"/>
          <w:lang w:val="en-US" w:eastAsia="zh-CN"/>
        </w:rPr>
        <w:t>结果表明，分气味计算的相关性与整体趋势基本一致：熟悉性与愉悦性、强度与感知复杂度呈正相关，愉悦性与强度、愉悦性与感知复杂度呈负相关，熟悉性与感知复杂度呈弱负相关。熟悉性与强度的相关性在单个气味中波动较大，平均接近零。总体来看，各气味内部维度间相关模式较为一致。</w:t>
      </w:r>
    </w:p>
    <w:p w14:paraId="4C39D649">
      <w:pPr>
        <w:pStyle w:val="3"/>
      </w:pPr>
      <w:r>
        <w:t xml:space="preserve">  </w:t>
      </w:r>
      <w:bookmarkStart w:id="69" w:name="_Toc2999"/>
      <w:r>
        <w:rPr>
          <w:rFonts w:hint="eastAsia" w:ascii="黑体" w:hAnsi="黑体" w:eastAsia="黑体" w:cs="黑体"/>
          <w:b w:val="0"/>
          <w:bCs w:val="0"/>
          <w:i w:val="0"/>
          <w:iCs w:val="0"/>
          <w:sz w:val="24"/>
          <w:szCs w:val="24"/>
          <w:u w:val="none"/>
          <w:lang w:val="en-US" w:eastAsia="zh-CN"/>
        </w:rPr>
        <w:t>混合气味化学结构复杂度与各维度评分的关系</w:t>
      </w:r>
      <w:bookmarkEnd w:id="69"/>
    </w:p>
    <w:p w14:paraId="61DE91CC">
      <w:pPr>
        <w:ind w:firstLine="480"/>
        <w:rPr>
          <w:rFonts w:hint="eastAsia" w:cs="Times New Roman"/>
        </w:rPr>
      </w:pPr>
      <w:r>
        <w:rPr>
          <w:rFonts w:hint="eastAsia" w:cs="Times New Roman"/>
        </w:rPr>
        <w:t>为探究混合气味的化学结构复杂度与熟悉性、愉悦性、强度、感知复杂度之间的关系，分别将前文中计算得到的三种化学结构复杂度指标Shannon熵、平均向量模长（Average Vector）以及RdKit指纹平均复杂度与四个感知维度评分之间计算皮尔逊相关系数。同时，通过多元线性回归分析，进一步检验了化学复杂度在预测感知复杂度时的独立贡献。各感知评分维度与化学结构复杂度之间的相关性结果见表</w:t>
      </w:r>
      <w:r>
        <w:rPr>
          <w:rFonts w:hint="eastAsia" w:cs="Times New Roman"/>
          <w:lang w:val="en-US" w:eastAsia="zh-CN"/>
        </w:rPr>
        <w:t>4-3</w:t>
      </w:r>
      <w:r>
        <w:rPr>
          <w:rFonts w:hint="eastAsia" w:cs="Times New Roman"/>
        </w:rPr>
        <w:t>。</w:t>
      </w:r>
    </w:p>
    <w:p w14:paraId="70A802B9">
      <w:pPr>
        <w:ind w:firstLine="480"/>
        <w:rPr>
          <w:rFonts w:hint="eastAsia" w:cs="Times New Roman"/>
        </w:rPr>
      </w:pPr>
    </w:p>
    <w:p w14:paraId="377C83B9">
      <w:pPr>
        <w:pStyle w:val="11"/>
        <w:ind w:firstLine="480"/>
        <w:rPr>
          <w:rFonts w:hint="eastAsia"/>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70" w:name="_Toc30873"/>
      <w:r>
        <w:rPr>
          <w:rFonts w:hint="eastAsia"/>
          <w:lang w:val="en-US" w:eastAsia="zh-CN"/>
        </w:rPr>
        <w:t xml:space="preserve"> 各感知评分维度与化学结构复杂度之间的相关系数</w:t>
      </w:r>
      <w:bookmarkEnd w:id="70"/>
    </w:p>
    <w:p w14:paraId="42C712D2">
      <w:pPr>
        <w:ind w:left="0" w:leftChars="0" w:firstLine="0" w:firstLineChars="0"/>
        <w:jc w:val="center"/>
        <w:rPr>
          <w:rFonts w:hint="eastAsia" w:cs="Times New Roman"/>
          <w:b/>
          <w:kern w:val="2"/>
          <w:sz w:val="21"/>
          <w:szCs w:val="18"/>
          <w:lang w:val="en-US" w:eastAsia="zh-CN" w:bidi="ar-SA"/>
        </w:rPr>
      </w:pPr>
      <w:r>
        <w:rPr>
          <w:rFonts w:hint="eastAsia" w:cs="Times New Roman"/>
          <w:b/>
          <w:kern w:val="2"/>
          <w:sz w:val="21"/>
          <w:szCs w:val="18"/>
          <w:lang w:val="en-US" w:eastAsia="zh-CN" w:bidi="ar-SA"/>
        </w:rPr>
        <w:t>Table 4-3 Correlation coefficients between each sensory rating dimension and chemical structure complexity</w:t>
      </w:r>
    </w:p>
    <w:tbl>
      <w:tblPr>
        <w:tblStyle w:val="23"/>
        <w:tblpPr w:leftFromText="180" w:rightFromText="180" w:vertAnchor="text" w:horzAnchor="page" w:tblpX="1793" w:tblpY="405"/>
        <w:tblOverlap w:val="never"/>
        <w:tblW w:w="8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64"/>
        <w:gridCol w:w="2708"/>
        <w:gridCol w:w="1989"/>
        <w:gridCol w:w="1764"/>
      </w:tblGrid>
      <w:tr w14:paraId="7D8B4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A5446AF">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b/>
                <w:bCs/>
                <w:i w:val="0"/>
                <w:iCs w:val="0"/>
                <w:kern w:val="2"/>
                <w:sz w:val="21"/>
                <w:szCs w:val="21"/>
                <w:u w:val="none"/>
                <w:lang w:val="en-US" w:eastAsia="zh-CN" w:bidi="ar-SA"/>
              </w:rPr>
            </w:pPr>
            <w:r>
              <w:rPr>
                <w:rFonts w:hint="eastAsia" w:ascii="Times New Roman" w:hAnsi="Times New Roman" w:eastAsia="宋体" w:cs="Times New Roman"/>
                <w:b/>
                <w:bCs/>
                <w:i w:val="0"/>
                <w:iCs w:val="0"/>
                <w:kern w:val="2"/>
                <w:sz w:val="21"/>
                <w:szCs w:val="21"/>
                <w:u w:val="none"/>
                <w:lang w:val="en-US" w:eastAsia="zh-CN" w:bidi="ar-SA"/>
              </w:rPr>
              <w:t>评分维度</w:t>
            </w:r>
          </w:p>
        </w:tc>
        <w:tc>
          <w:tcPr>
            <w:tcW w:w="270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1A8BE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b/>
                <w:bCs/>
                <w:i w:val="0"/>
                <w:iCs w:val="0"/>
                <w:kern w:val="2"/>
                <w:sz w:val="21"/>
                <w:szCs w:val="21"/>
                <w:u w:val="none"/>
                <w:lang w:val="en-US" w:eastAsia="zh-CN" w:bidi="ar-SA"/>
              </w:rPr>
            </w:pPr>
            <w:r>
              <w:rPr>
                <w:rFonts w:hint="eastAsia" w:ascii="Times New Roman" w:hAnsi="Times New Roman" w:eastAsia="宋体" w:cs="Times New Roman"/>
                <w:b/>
                <w:bCs/>
                <w:i w:val="0"/>
                <w:iCs w:val="0"/>
                <w:kern w:val="2"/>
                <w:sz w:val="21"/>
                <w:szCs w:val="21"/>
                <w:u w:val="none"/>
                <w:lang w:val="en-US" w:eastAsia="zh-CN" w:bidi="ar-SA"/>
              </w:rPr>
              <w:t>复杂度计算方法</w:t>
            </w:r>
          </w:p>
        </w:tc>
        <w:tc>
          <w:tcPr>
            <w:tcW w:w="198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C2DC92">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b/>
                <w:bCs/>
                <w:i w:val="0"/>
                <w:iCs w:val="0"/>
                <w:kern w:val="2"/>
                <w:sz w:val="21"/>
                <w:szCs w:val="21"/>
                <w:u w:val="none"/>
                <w:lang w:val="en-US" w:eastAsia="zh-CN" w:bidi="ar-SA"/>
              </w:rPr>
            </w:pPr>
            <w:r>
              <w:rPr>
                <w:rFonts w:hint="eastAsia" w:ascii="Times New Roman" w:hAnsi="Times New Roman" w:eastAsia="宋体" w:cs="Times New Roman"/>
                <w:b/>
                <w:bCs/>
                <w:i w:val="0"/>
                <w:iCs w:val="0"/>
                <w:kern w:val="2"/>
                <w:sz w:val="21"/>
                <w:szCs w:val="21"/>
                <w:u w:val="none"/>
                <w:lang w:val="en-US" w:eastAsia="zh-CN" w:bidi="ar-SA"/>
              </w:rPr>
              <w:t>Pearson r</w:t>
            </w:r>
          </w:p>
        </w:tc>
        <w:tc>
          <w:tcPr>
            <w:tcW w:w="176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E1A728C">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b/>
                <w:bCs/>
                <w:i w:val="0"/>
                <w:iCs w:val="0"/>
                <w:kern w:val="2"/>
                <w:sz w:val="21"/>
                <w:szCs w:val="21"/>
                <w:u w:val="none"/>
                <w:lang w:val="en-US" w:eastAsia="zh-CN" w:bidi="ar-SA"/>
              </w:rPr>
            </w:pPr>
            <w:r>
              <w:rPr>
                <w:rFonts w:hint="eastAsia" w:ascii="Times New Roman" w:hAnsi="Times New Roman" w:eastAsia="宋体" w:cs="Times New Roman"/>
                <w:b/>
                <w:bCs/>
                <w:i w:val="0"/>
                <w:iCs w:val="0"/>
                <w:kern w:val="2"/>
                <w:sz w:val="21"/>
                <w:szCs w:val="21"/>
                <w:u w:val="none"/>
                <w:lang w:val="en-US" w:eastAsia="zh-CN" w:bidi="ar-SA"/>
              </w:rPr>
              <w:t>p-value</w:t>
            </w:r>
          </w:p>
        </w:tc>
      </w:tr>
      <w:tr w14:paraId="47DB2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vMerge w:val="restart"/>
            <w:tcBorders>
              <w:top w:val="single" w:color="auto" w:sz="4" w:space="0"/>
              <w:left w:val="nil"/>
              <w:right w:val="nil"/>
            </w:tcBorders>
            <w:shd w:val="clear" w:color="auto" w:fill="auto"/>
            <w:noWrap w:val="0"/>
            <w:tcMar>
              <w:top w:w="-1" w:type="dxa"/>
              <w:left w:w="-1" w:type="dxa"/>
              <w:bottom w:w="-1" w:type="dxa"/>
              <w:right w:w="-1" w:type="dxa"/>
            </w:tcMar>
            <w:vAlign w:val="center"/>
          </w:tcPr>
          <w:p w14:paraId="7DFAC323">
            <w:pPr>
              <w:widowControl w:val="0"/>
              <w:numPr>
                <w:ilvl w:val="0"/>
                <w:numId w:val="0"/>
              </w:numPr>
              <w:snapToGrid w:val="0"/>
              <w:spacing w:line="360" w:lineRule="auto"/>
              <w:ind w:left="0" w:leftChars="0" w:firstLine="480" w:firstLineChars="0"/>
              <w:jc w:val="both"/>
              <w:rPr>
                <w:rFonts w:hint="default"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熟悉性</w:t>
            </w:r>
          </w:p>
        </w:tc>
        <w:tc>
          <w:tcPr>
            <w:tcW w:w="270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2D7D3E3">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Shannon</w:t>
            </w:r>
          </w:p>
        </w:tc>
        <w:tc>
          <w:tcPr>
            <w:tcW w:w="19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3D8A82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0.5765</w:t>
            </w:r>
          </w:p>
        </w:tc>
        <w:tc>
          <w:tcPr>
            <w:tcW w:w="176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E21FD6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0.1042</w:t>
            </w:r>
          </w:p>
        </w:tc>
      </w:tr>
      <w:tr w14:paraId="6C84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vMerge w:val="continue"/>
            <w:tcBorders>
              <w:left w:val="nil"/>
              <w:right w:val="nil"/>
            </w:tcBorders>
            <w:shd w:val="clear" w:color="auto" w:fill="auto"/>
            <w:noWrap w:val="0"/>
            <w:tcMar>
              <w:top w:w="-1" w:type="dxa"/>
              <w:left w:w="-1" w:type="dxa"/>
              <w:bottom w:w="-1" w:type="dxa"/>
              <w:right w:w="-1" w:type="dxa"/>
            </w:tcMar>
            <w:vAlign w:val="center"/>
          </w:tcPr>
          <w:p w14:paraId="1C5AC6EC">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12B810E0">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Average Vector</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05903022">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-0.0604</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895AE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0.8774</w:t>
            </w:r>
          </w:p>
        </w:tc>
      </w:tr>
      <w:tr w14:paraId="59987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continue"/>
            <w:tcBorders>
              <w:left w:val="nil"/>
              <w:bottom w:val="nil"/>
              <w:right w:val="nil"/>
            </w:tcBorders>
            <w:shd w:val="clear" w:color="auto" w:fill="auto"/>
            <w:noWrap w:val="0"/>
            <w:tcMar>
              <w:top w:w="-1" w:type="dxa"/>
              <w:left w:w="-1" w:type="dxa"/>
              <w:bottom w:w="-1" w:type="dxa"/>
              <w:right w:w="-1" w:type="dxa"/>
            </w:tcMar>
            <w:vAlign w:val="center"/>
          </w:tcPr>
          <w:p w14:paraId="5A00BA91">
            <w:pPr>
              <w:widowControl w:val="0"/>
              <w:numPr>
                <w:ilvl w:val="0"/>
                <w:numId w:val="0"/>
              </w:numPr>
              <w:snapToGrid w:val="0"/>
              <w:spacing w:line="360" w:lineRule="auto"/>
              <w:ind w:left="0" w:leftChars="0" w:firstLine="480" w:firstLineChars="0"/>
              <w:jc w:val="both"/>
              <w:rPr>
                <w:rFonts w:hint="default"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07D6B40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RdKit</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4D6B4499">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0.5181</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626F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0.1531</w:t>
            </w:r>
          </w:p>
        </w:tc>
      </w:tr>
      <w:tr w14:paraId="69C92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restart"/>
            <w:tcBorders>
              <w:top w:val="nil"/>
              <w:left w:val="nil"/>
              <w:right w:val="nil"/>
            </w:tcBorders>
            <w:shd w:val="clear" w:color="auto" w:fill="auto"/>
            <w:noWrap w:val="0"/>
            <w:tcMar>
              <w:top w:w="-1" w:type="dxa"/>
              <w:left w:w="-1" w:type="dxa"/>
              <w:bottom w:w="-1" w:type="dxa"/>
              <w:right w:w="-1" w:type="dxa"/>
            </w:tcMar>
            <w:vAlign w:val="center"/>
          </w:tcPr>
          <w:p w14:paraId="4D359A5D">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愉悦性</w:t>
            </w: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3C7FE82C">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Shannon</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568853B8">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0.6319</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79A5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0.0679</w:t>
            </w:r>
          </w:p>
        </w:tc>
      </w:tr>
      <w:tr w14:paraId="0ED82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continue"/>
            <w:tcBorders>
              <w:left w:val="nil"/>
              <w:right w:val="nil"/>
            </w:tcBorders>
            <w:shd w:val="clear" w:color="auto" w:fill="auto"/>
            <w:noWrap w:val="0"/>
            <w:tcMar>
              <w:top w:w="-1" w:type="dxa"/>
              <w:left w:w="-1" w:type="dxa"/>
              <w:bottom w:w="-1" w:type="dxa"/>
              <w:right w:w="-1" w:type="dxa"/>
            </w:tcMar>
            <w:vAlign w:val="center"/>
          </w:tcPr>
          <w:p w14:paraId="5199C45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48995676">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Average Vector</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3B39993D">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-0.0839</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462F40">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0.8301</w:t>
            </w:r>
          </w:p>
        </w:tc>
      </w:tr>
      <w:tr w14:paraId="2EF73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continue"/>
            <w:tcBorders>
              <w:left w:val="nil"/>
              <w:bottom w:val="nil"/>
              <w:right w:val="nil"/>
            </w:tcBorders>
            <w:shd w:val="clear" w:color="auto" w:fill="auto"/>
            <w:noWrap w:val="0"/>
            <w:tcMar>
              <w:top w:w="-1" w:type="dxa"/>
              <w:left w:w="-1" w:type="dxa"/>
              <w:bottom w:w="-1" w:type="dxa"/>
              <w:right w:w="-1" w:type="dxa"/>
            </w:tcMar>
            <w:vAlign w:val="center"/>
          </w:tcPr>
          <w:p w14:paraId="0CD85B20">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241DCBCD">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RdKit</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20D0CC04">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0.4909</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2CF41">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0.1796</w:t>
            </w:r>
          </w:p>
        </w:tc>
      </w:tr>
      <w:tr w14:paraId="7A057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restart"/>
            <w:tcBorders>
              <w:top w:val="nil"/>
              <w:left w:val="nil"/>
              <w:right w:val="nil"/>
            </w:tcBorders>
            <w:shd w:val="clear" w:color="auto" w:fill="auto"/>
            <w:noWrap w:val="0"/>
            <w:tcMar>
              <w:top w:w="-1" w:type="dxa"/>
              <w:left w:w="-1" w:type="dxa"/>
              <w:bottom w:w="-1" w:type="dxa"/>
              <w:right w:w="-1" w:type="dxa"/>
            </w:tcMar>
            <w:vAlign w:val="center"/>
          </w:tcPr>
          <w:p w14:paraId="3A6EF6C2">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强度</w:t>
            </w: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6FB5E0F9">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Shannon</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332CF2FA">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0.1587</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70EC1">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0.6835</w:t>
            </w:r>
          </w:p>
        </w:tc>
      </w:tr>
      <w:tr w14:paraId="7E79C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vMerge w:val="continue"/>
            <w:tcBorders>
              <w:left w:val="nil"/>
              <w:right w:val="nil"/>
            </w:tcBorders>
            <w:shd w:val="clear" w:color="auto" w:fill="auto"/>
            <w:noWrap w:val="0"/>
            <w:tcMar>
              <w:top w:w="-1" w:type="dxa"/>
              <w:left w:w="-1" w:type="dxa"/>
              <w:bottom w:w="-1" w:type="dxa"/>
              <w:right w:w="-1" w:type="dxa"/>
            </w:tcMar>
            <w:vAlign w:val="center"/>
          </w:tcPr>
          <w:p w14:paraId="4670AE41">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604AB4E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Average Vector</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1035ECD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0.5843</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EA1AD4">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0.0985</w:t>
            </w:r>
          </w:p>
        </w:tc>
      </w:tr>
      <w:tr w14:paraId="32BA1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continue"/>
            <w:tcBorders>
              <w:left w:val="nil"/>
              <w:bottom w:val="nil"/>
              <w:right w:val="nil"/>
            </w:tcBorders>
            <w:shd w:val="clear" w:color="auto" w:fill="auto"/>
            <w:noWrap w:val="0"/>
            <w:tcMar>
              <w:top w:w="-1" w:type="dxa"/>
              <w:left w:w="-1" w:type="dxa"/>
              <w:bottom w:w="-1" w:type="dxa"/>
              <w:right w:w="-1" w:type="dxa"/>
            </w:tcMar>
            <w:vAlign w:val="center"/>
          </w:tcPr>
          <w:p w14:paraId="61A869FD">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019669E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RdKit</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75730AB1">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0.3235</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0B13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0.3958</w:t>
            </w:r>
          </w:p>
        </w:tc>
      </w:tr>
      <w:tr w14:paraId="66E3F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vMerge w:val="restart"/>
            <w:tcBorders>
              <w:top w:val="nil"/>
              <w:left w:val="nil"/>
              <w:right w:val="nil"/>
            </w:tcBorders>
            <w:shd w:val="clear" w:color="auto" w:fill="auto"/>
            <w:noWrap w:val="0"/>
            <w:tcMar>
              <w:top w:w="-1" w:type="dxa"/>
              <w:left w:w="-1" w:type="dxa"/>
              <w:bottom w:w="-1" w:type="dxa"/>
              <w:right w:w="-1" w:type="dxa"/>
            </w:tcMar>
            <w:vAlign w:val="center"/>
          </w:tcPr>
          <w:p w14:paraId="53FEBFA7">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感知复杂度</w:t>
            </w: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13854D79">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Shannon</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27B5669E">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-0.086</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0CD794">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0.826</w:t>
            </w:r>
          </w:p>
        </w:tc>
      </w:tr>
      <w:tr w14:paraId="7CC6C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064" w:type="dxa"/>
            <w:vMerge w:val="continue"/>
            <w:tcBorders>
              <w:left w:val="nil"/>
              <w:right w:val="nil"/>
            </w:tcBorders>
            <w:shd w:val="clear" w:color="auto" w:fill="auto"/>
            <w:noWrap w:val="0"/>
            <w:tcMar>
              <w:top w:w="-1" w:type="dxa"/>
              <w:left w:w="-1" w:type="dxa"/>
              <w:bottom w:w="-1" w:type="dxa"/>
              <w:right w:w="-1" w:type="dxa"/>
            </w:tcMar>
            <w:vAlign w:val="center"/>
          </w:tcPr>
          <w:p w14:paraId="49BA4B47">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nil"/>
              <w:right w:val="nil"/>
            </w:tcBorders>
            <w:shd w:val="clear" w:color="auto" w:fill="auto"/>
            <w:noWrap w:val="0"/>
            <w:tcMar>
              <w:top w:w="-1" w:type="dxa"/>
              <w:left w:w="-1" w:type="dxa"/>
              <w:bottom w:w="-1" w:type="dxa"/>
              <w:right w:w="-1" w:type="dxa"/>
            </w:tcMar>
            <w:vAlign w:val="center"/>
          </w:tcPr>
          <w:p w14:paraId="62552B72">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Average Vector</w:t>
            </w:r>
          </w:p>
        </w:tc>
        <w:tc>
          <w:tcPr>
            <w:tcW w:w="1989" w:type="dxa"/>
            <w:tcBorders>
              <w:top w:val="nil"/>
              <w:left w:val="nil"/>
              <w:bottom w:val="nil"/>
              <w:right w:val="nil"/>
            </w:tcBorders>
            <w:shd w:val="clear" w:color="auto" w:fill="auto"/>
            <w:noWrap w:val="0"/>
            <w:tcMar>
              <w:top w:w="-1" w:type="dxa"/>
              <w:left w:w="-1" w:type="dxa"/>
              <w:bottom w:w="-1" w:type="dxa"/>
              <w:right w:w="-1" w:type="dxa"/>
            </w:tcMar>
            <w:vAlign w:val="center"/>
          </w:tcPr>
          <w:p w14:paraId="15117D05">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0.4873</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8B3929">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0.1834</w:t>
            </w:r>
          </w:p>
        </w:tc>
      </w:tr>
      <w:tr w14:paraId="7BDF6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64" w:type="dxa"/>
            <w:vMerge w:val="continue"/>
            <w:tcBorders>
              <w:left w:val="nil"/>
              <w:bottom w:val="single" w:color="auto" w:sz="12" w:space="0"/>
              <w:right w:val="nil"/>
            </w:tcBorders>
            <w:shd w:val="clear" w:color="auto" w:fill="auto"/>
            <w:noWrap w:val="0"/>
            <w:tcMar>
              <w:top w:w="-1" w:type="dxa"/>
              <w:left w:w="-1" w:type="dxa"/>
              <w:bottom w:w="-1" w:type="dxa"/>
              <w:right w:w="-1" w:type="dxa"/>
            </w:tcMar>
            <w:vAlign w:val="center"/>
          </w:tcPr>
          <w:p w14:paraId="017D4B04">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p>
        </w:tc>
        <w:tc>
          <w:tcPr>
            <w:tcW w:w="270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F4CA60C">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RdKit</w:t>
            </w:r>
          </w:p>
        </w:tc>
        <w:tc>
          <w:tcPr>
            <w:tcW w:w="198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06DE29B">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-0.0352</w:t>
            </w:r>
          </w:p>
        </w:tc>
        <w:tc>
          <w:tcPr>
            <w:tcW w:w="176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E865FD7">
            <w:pPr>
              <w:widowControl w:val="0"/>
              <w:numPr>
                <w:ilvl w:val="0"/>
                <w:numId w:val="0"/>
              </w:numPr>
              <w:snapToGrid w:val="0"/>
              <w:spacing w:line="360" w:lineRule="auto"/>
              <w:ind w:left="0" w:leftChars="0" w:firstLine="480" w:firstLineChars="0"/>
              <w:jc w:val="both"/>
              <w:rPr>
                <w:rFonts w:hint="eastAsia" w:ascii="Times New Roman" w:hAnsi="Times New Roman" w:eastAsia="宋体" w:cs="Times New Roman"/>
                <w:i w:val="0"/>
                <w:iCs w:val="0"/>
                <w:kern w:val="2"/>
                <w:sz w:val="21"/>
                <w:szCs w:val="21"/>
                <w:u w:val="none"/>
                <w:lang w:val="en-US" w:eastAsia="zh-CN" w:bidi="ar-SA"/>
              </w:rPr>
            </w:pPr>
            <w:r>
              <w:rPr>
                <w:rFonts w:hint="eastAsia" w:ascii="Times New Roman" w:hAnsi="Times New Roman" w:eastAsia="宋体" w:cs="Times New Roman"/>
                <w:i w:val="0"/>
                <w:iCs w:val="0"/>
                <w:kern w:val="2"/>
                <w:sz w:val="21"/>
                <w:szCs w:val="21"/>
                <w:u w:val="none"/>
                <w:lang w:val="en-US" w:eastAsia="zh-CN" w:bidi="ar-SA"/>
              </w:rPr>
              <w:t>0.9283</w:t>
            </w:r>
          </w:p>
        </w:tc>
      </w:tr>
    </w:tbl>
    <w:p w14:paraId="66A6A115">
      <w:pPr>
        <w:ind w:left="0" w:leftChars="0" w:firstLine="0" w:firstLineChars="0"/>
        <w:jc w:val="both"/>
        <w:rPr>
          <w:rFonts w:hint="eastAsia" w:cs="Times New Roman"/>
          <w:b/>
          <w:kern w:val="2"/>
          <w:sz w:val="21"/>
          <w:szCs w:val="18"/>
          <w:lang w:val="en-US" w:eastAsia="zh-CN" w:bidi="ar-SA"/>
        </w:rPr>
      </w:pPr>
    </w:p>
    <w:p w14:paraId="04082E25">
      <w:pPr>
        <w:ind w:left="0" w:leftChars="0" w:firstLine="0" w:firstLineChars="0"/>
        <w:jc w:val="both"/>
        <w:rPr>
          <w:rFonts w:hint="eastAsia" w:cs="Times New Roman"/>
          <w:b/>
          <w:kern w:val="2"/>
          <w:sz w:val="21"/>
          <w:szCs w:val="18"/>
          <w:lang w:val="en-US" w:eastAsia="zh-CN" w:bidi="ar-SA"/>
        </w:rPr>
      </w:pPr>
    </w:p>
    <w:p w14:paraId="434954F9">
      <w:pPr>
        <w:widowControl w:val="0"/>
        <w:numPr>
          <w:ilvl w:val="0"/>
          <w:numId w:val="0"/>
        </w:numPr>
        <w:spacing w:line="360" w:lineRule="auto"/>
        <w:ind w:left="0" w:leftChars="0" w:firstLine="480" w:firstLineChars="0"/>
        <w:jc w:val="both"/>
        <w:rPr>
          <w:rFonts w:hint="eastAsia" w:ascii="Times New Roman" w:hAnsi="Times New Roman" w:eastAsia="宋体" w:cs="Times New Roman"/>
          <w:i w:val="0"/>
          <w:iCs w:val="0"/>
          <w:kern w:val="2"/>
          <w:sz w:val="24"/>
          <w:szCs w:val="24"/>
          <w:u w:val="none"/>
          <w:lang w:val="en-US" w:eastAsia="zh-CN" w:bidi="ar-SA"/>
        </w:rPr>
      </w:pPr>
      <w:r>
        <w:rPr>
          <w:rFonts w:hint="eastAsia" w:ascii="Times New Roman" w:hAnsi="Times New Roman" w:eastAsia="宋体" w:cs="Times New Roman"/>
          <w:i w:val="0"/>
          <w:iCs w:val="0"/>
          <w:kern w:val="2"/>
          <w:sz w:val="24"/>
          <w:szCs w:val="24"/>
          <w:u w:val="none"/>
          <w:lang w:val="en-US" w:eastAsia="zh-CN" w:bidi="ar-SA"/>
        </w:rPr>
        <w:t>所有相关系数均未达到统计学显著水平（p &gt; 0.05），表明在本研究条件下，三种化学结构复杂度指标与</w:t>
      </w:r>
      <w:r>
        <w:rPr>
          <w:rFonts w:hint="eastAsia" w:eastAsia="宋体" w:cs="Times New Roman"/>
          <w:i w:val="0"/>
          <w:iCs w:val="0"/>
          <w:kern w:val="2"/>
          <w:sz w:val="24"/>
          <w:szCs w:val="24"/>
          <w:u w:val="none"/>
          <w:lang w:val="en-US" w:eastAsia="zh-CN" w:bidi="ar-SA"/>
        </w:rPr>
        <w:t>参与者</w:t>
      </w:r>
      <w:r>
        <w:rPr>
          <w:rFonts w:hint="eastAsia" w:ascii="Times New Roman" w:hAnsi="Times New Roman" w:eastAsia="宋体" w:cs="Times New Roman"/>
          <w:i w:val="0"/>
          <w:iCs w:val="0"/>
          <w:kern w:val="2"/>
          <w:sz w:val="24"/>
          <w:szCs w:val="24"/>
          <w:u w:val="none"/>
          <w:lang w:val="en-US" w:eastAsia="zh-CN" w:bidi="ar-SA"/>
        </w:rPr>
        <w:t>主观评定的熟悉性、愉悦性、强度及感知复杂度之间</w:t>
      </w:r>
      <w:r>
        <w:rPr>
          <w:rFonts w:hint="eastAsia" w:eastAsia="宋体" w:cs="Times New Roman"/>
          <w:i w:val="0"/>
          <w:iCs w:val="0"/>
          <w:kern w:val="2"/>
          <w:sz w:val="24"/>
          <w:szCs w:val="24"/>
          <w:u w:val="none"/>
          <w:lang w:val="en-US" w:eastAsia="zh-CN" w:bidi="ar-SA"/>
        </w:rPr>
        <w:t>均</w:t>
      </w:r>
      <w:r>
        <w:rPr>
          <w:rFonts w:hint="eastAsia" w:ascii="Times New Roman" w:hAnsi="Times New Roman" w:eastAsia="宋体" w:cs="Times New Roman"/>
          <w:i w:val="0"/>
          <w:iCs w:val="0"/>
          <w:kern w:val="2"/>
          <w:sz w:val="24"/>
          <w:szCs w:val="24"/>
          <w:u w:val="none"/>
          <w:lang w:val="en-US" w:eastAsia="zh-CN" w:bidi="ar-SA"/>
        </w:rPr>
        <w:t>不存在显著的线性相关。</w:t>
      </w:r>
    </w:p>
    <w:p w14:paraId="627E97B9">
      <w:pPr>
        <w:widowControl w:val="0"/>
        <w:numPr>
          <w:ilvl w:val="0"/>
          <w:numId w:val="0"/>
        </w:numPr>
        <w:spacing w:line="360" w:lineRule="auto"/>
        <w:ind w:left="0" w:leftChars="0" w:firstLine="480" w:firstLineChars="0"/>
        <w:jc w:val="both"/>
        <w:rPr>
          <w:rFonts w:hint="eastAsia" w:ascii="Times New Roman" w:hAnsi="Times New Roman" w:eastAsia="宋体" w:cs="Times New Roman"/>
          <w:i w:val="0"/>
          <w:iCs w:val="0"/>
          <w:kern w:val="2"/>
          <w:sz w:val="24"/>
          <w:szCs w:val="24"/>
          <w:u w:val="none"/>
          <w:lang w:val="en-US" w:eastAsia="zh-CN" w:bidi="ar-SA"/>
        </w:rPr>
      </w:pPr>
      <w:r>
        <w:rPr>
          <w:rFonts w:hint="eastAsia" w:ascii="Times New Roman" w:hAnsi="Times New Roman" w:eastAsia="宋体" w:cs="Times New Roman"/>
          <w:i w:val="0"/>
          <w:iCs w:val="0"/>
          <w:kern w:val="2"/>
          <w:sz w:val="24"/>
          <w:szCs w:val="24"/>
          <w:u w:val="none"/>
          <w:lang w:val="en-US" w:eastAsia="zh-CN" w:bidi="ar-SA"/>
        </w:rPr>
        <w:t>尽管均未达到显著水平，但观察相关系数的趋势仍具有一定启示意义。其中，平均向量模长与</w:t>
      </w:r>
      <w:r>
        <w:rPr>
          <w:rFonts w:hint="eastAsia" w:eastAsia="宋体" w:cs="Times New Roman"/>
          <w:i w:val="0"/>
          <w:iCs w:val="0"/>
          <w:kern w:val="2"/>
          <w:sz w:val="24"/>
          <w:szCs w:val="24"/>
          <w:u w:val="none"/>
          <w:lang w:val="en-US" w:eastAsia="zh-CN" w:bidi="ar-SA"/>
        </w:rPr>
        <w:t>感知</w:t>
      </w:r>
      <w:r>
        <w:rPr>
          <w:rFonts w:hint="eastAsia" w:ascii="Times New Roman" w:hAnsi="Times New Roman" w:eastAsia="宋体" w:cs="Times New Roman"/>
          <w:i w:val="0"/>
          <w:iCs w:val="0"/>
          <w:kern w:val="2"/>
          <w:sz w:val="24"/>
          <w:szCs w:val="24"/>
          <w:u w:val="none"/>
          <w:lang w:val="en-US" w:eastAsia="zh-CN" w:bidi="ar-SA"/>
        </w:rPr>
        <w:t>强度的相关性较高（r = 0.5843, p = 0.0985），暗示基于分子向量平均的复杂度指标与感知强度存在一定正向关联</w:t>
      </w:r>
      <w:r>
        <w:rPr>
          <w:rFonts w:hint="eastAsia" w:eastAsia="宋体" w:cs="Times New Roman"/>
          <w:i w:val="0"/>
          <w:iCs w:val="0"/>
          <w:kern w:val="2"/>
          <w:sz w:val="24"/>
          <w:szCs w:val="24"/>
          <w:u w:val="none"/>
          <w:lang w:val="en-US" w:eastAsia="zh-CN" w:bidi="ar-SA"/>
        </w:rPr>
        <w:t>，这也符合前面发现的感知复杂度与强度之间存在正相关的规律。有趣的是，愉悦性和熟悉性与化学结构复杂度呈现出正相关而非负相关的趋势，例如上述数据中</w:t>
      </w:r>
      <w:r>
        <w:rPr>
          <w:rFonts w:hint="eastAsia" w:ascii="Times New Roman" w:hAnsi="Times New Roman" w:eastAsia="宋体" w:cs="Times New Roman"/>
          <w:i w:val="0"/>
          <w:iCs w:val="0"/>
          <w:kern w:val="2"/>
          <w:sz w:val="24"/>
          <w:szCs w:val="24"/>
          <w:u w:val="none"/>
          <w:lang w:val="en-US" w:eastAsia="zh-CN" w:bidi="ar-SA"/>
        </w:rPr>
        <w:t>Shannon熵与愉悦性的相关性相对最高（r = 0.6319, p = 0.0679），接近边缘显著</w:t>
      </w:r>
      <w:r>
        <w:rPr>
          <w:rFonts w:hint="eastAsia" w:eastAsia="宋体" w:cs="Times New Roman"/>
          <w:i w:val="0"/>
          <w:iCs w:val="0"/>
          <w:kern w:val="2"/>
          <w:sz w:val="24"/>
          <w:szCs w:val="24"/>
          <w:u w:val="none"/>
          <w:lang w:val="en-US" w:eastAsia="zh-CN" w:bidi="ar-SA"/>
        </w:rPr>
        <w:t>；</w:t>
      </w:r>
      <w:r>
        <w:rPr>
          <w:rFonts w:hint="eastAsia" w:ascii="Times New Roman" w:hAnsi="Times New Roman" w:eastAsia="宋体" w:cs="Times New Roman"/>
          <w:i w:val="0"/>
          <w:iCs w:val="0"/>
          <w:kern w:val="2"/>
          <w:sz w:val="24"/>
          <w:szCs w:val="24"/>
          <w:u w:val="none"/>
          <w:lang w:val="en-US" w:eastAsia="zh-CN" w:bidi="ar-SA"/>
        </w:rPr>
        <w:t>RdKit复杂度与熟悉性的相关性相对最强（r = 0.5181, p = 0.1531）。然而，与</w:t>
      </w:r>
      <w:r>
        <w:rPr>
          <w:rFonts w:hint="eastAsia" w:cs="Times New Roman"/>
          <w:i w:val="0"/>
          <w:iCs w:val="0"/>
          <w:kern w:val="2"/>
          <w:sz w:val="24"/>
          <w:szCs w:val="24"/>
          <w:u w:val="none"/>
          <w:lang w:val="en-US" w:eastAsia="zh-CN" w:bidi="ar-SA"/>
        </w:rPr>
        <w:t>感知</w:t>
      </w:r>
      <w:r>
        <w:rPr>
          <w:rFonts w:hint="eastAsia" w:ascii="Times New Roman" w:hAnsi="Times New Roman" w:eastAsia="宋体" w:cs="Times New Roman"/>
          <w:i w:val="0"/>
          <w:iCs w:val="0"/>
          <w:kern w:val="2"/>
          <w:sz w:val="24"/>
          <w:szCs w:val="24"/>
          <w:u w:val="none"/>
          <w:lang w:val="en-US" w:eastAsia="zh-CN" w:bidi="ar-SA"/>
        </w:rPr>
        <w:t>复杂度评分相关最强的RdKit指标，其相关性近乎为零（r = -0.035, p = 0.928）。这一结果明确地指出，本研究采用的化学结构复杂度指标与参与者的主观气味感知之间，并不存在显著的线性映射关系。</w:t>
      </w:r>
    </w:p>
    <w:p w14:paraId="44BB90F4">
      <w:pPr>
        <w:widowControl w:val="0"/>
        <w:numPr>
          <w:ilvl w:val="0"/>
          <w:numId w:val="0"/>
        </w:numPr>
        <w:spacing w:line="360" w:lineRule="auto"/>
        <w:ind w:left="0" w:leftChars="0" w:firstLine="480" w:firstLineChars="0"/>
        <w:jc w:val="both"/>
        <w:rPr>
          <w:rFonts w:hint="eastAsia" w:ascii="Times New Roman" w:hAnsi="Times New Roman" w:eastAsia="宋体" w:cs="Times New Roman"/>
          <w:i w:val="0"/>
          <w:iCs w:val="0"/>
          <w:kern w:val="2"/>
          <w:sz w:val="24"/>
          <w:szCs w:val="24"/>
          <w:u w:val="none"/>
          <w:lang w:val="en-US" w:eastAsia="zh-CN" w:bidi="ar-SA"/>
        </w:rPr>
      </w:pPr>
    </w:p>
    <w:p w14:paraId="68DE07E6">
      <w:pPr>
        <w:ind w:left="0" w:leftChars="0" w:firstLine="420" w:firstLineChars="0"/>
        <w:jc w:val="both"/>
        <w:rPr>
          <w:rFonts w:hint="eastAsia" w:cs="Times New Roman"/>
          <w:b/>
          <w:kern w:val="2"/>
          <w:sz w:val="21"/>
          <w:szCs w:val="18"/>
          <w:lang w:val="en-US" w:eastAsia="zh-CN" w:bidi="ar-SA"/>
        </w:rPr>
      </w:pPr>
      <w:r>
        <w:rPr>
          <w:rFonts w:hint="eastAsia" w:ascii="Times New Roman" w:hAnsi="Times New Roman" w:eastAsia="宋体" w:cs="Times New Roman"/>
          <w:i w:val="0"/>
          <w:iCs w:val="0"/>
          <w:kern w:val="2"/>
          <w:sz w:val="24"/>
          <w:szCs w:val="24"/>
          <w:u w:val="none"/>
          <w:lang w:val="en-US" w:eastAsia="zh-CN" w:bidi="ar-SA"/>
        </w:rPr>
        <w:t>总体而言，三种复杂度指标均未能显著预测任何单一感知维度，说明化学结构复杂度与主观气味感知之间可能并非简单的线性映射关系，或受到其他因素如混合物组分间的交互作用、个体嗅觉经验等的调节。</w:t>
      </w:r>
    </w:p>
    <w:p w14:paraId="5B2AC302">
      <w:pPr>
        <w:pStyle w:val="3"/>
        <w:rPr>
          <w:rFonts w:hint="eastAsia" w:eastAsia="宋体" w:cs="Times New Roman"/>
          <w:lang w:eastAsia="zh-CN"/>
        </w:rPr>
      </w:pPr>
      <w:r>
        <w:t xml:space="preserve">  </w:t>
      </w:r>
      <w:bookmarkStart w:id="71" w:name="_Toc30158"/>
      <w:r>
        <w:rPr>
          <w:rFonts w:hint="eastAsia"/>
          <w:lang w:val="en-US" w:eastAsia="zh-CN"/>
        </w:rPr>
        <w:t>回归分析</w:t>
      </w:r>
      <w:bookmarkEnd w:id="71"/>
    </w:p>
    <w:p w14:paraId="1EF4617D">
      <w:pPr>
        <w:pStyle w:val="4"/>
        <w:bidi w:val="0"/>
      </w:pPr>
      <w:r>
        <w:rPr>
          <w:rFonts w:hint="eastAsia"/>
          <w:lang w:val="en-US" w:eastAsia="zh-CN"/>
        </w:rPr>
        <w:t xml:space="preserve">  </w:t>
      </w:r>
      <w:bookmarkStart w:id="72" w:name="_Toc11620"/>
      <w:r>
        <w:rPr>
          <w:rFonts w:hint="eastAsia" w:ascii="黑体" w:hAnsi="黑体" w:eastAsia="黑体" w:cs="黑体"/>
          <w:i w:val="0"/>
          <w:iCs w:val="0"/>
          <w:kern w:val="2"/>
          <w:sz w:val="24"/>
          <w:szCs w:val="24"/>
          <w:u w:val="none"/>
          <w:lang w:val="en-US" w:eastAsia="zh-CN" w:bidi="ar-SA"/>
        </w:rPr>
        <w:t>多层回归模型的构建</w:t>
      </w:r>
      <w:bookmarkEnd w:id="72"/>
    </w:p>
    <w:p w14:paraId="362D30E6">
      <w:pPr>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为进一步检验化学复杂度是否能解释感知复杂度超出感官评分之外的变异，本研究构建了多层回归模型。首先以熟悉性、愉悦性、强度三个感官维度作为预测变量建立基础模型（模型1），然后分别加入三种化学复杂度指标构成扩展模型（模型2～4）。各模型的拟合优度见表</w:t>
      </w:r>
      <w:r>
        <w:rPr>
          <w:rFonts w:hint="eastAsia" w:cs="Times New Roman"/>
          <w:i w:val="0"/>
          <w:iCs w:val="0"/>
          <w:kern w:val="2"/>
          <w:sz w:val="24"/>
          <w:szCs w:val="24"/>
          <w:u w:val="none"/>
          <w:lang w:val="en-US" w:eastAsia="zh-CN" w:bidi="ar-SA"/>
        </w:rPr>
        <w:t>4-4</w:t>
      </w:r>
      <w:r>
        <w:rPr>
          <w:rFonts w:hint="default" w:ascii="Times New Roman" w:hAnsi="Times New Roman" w:eastAsia="宋体" w:cs="Times New Roman"/>
          <w:i w:val="0"/>
          <w:iCs w:val="0"/>
          <w:kern w:val="2"/>
          <w:sz w:val="24"/>
          <w:szCs w:val="24"/>
          <w:u w:val="none"/>
          <w:lang w:val="en-US" w:eastAsia="zh-CN" w:bidi="ar-SA"/>
        </w:rPr>
        <w:t>。</w:t>
      </w:r>
    </w:p>
    <w:p w14:paraId="0078122B">
      <w:pPr>
        <w:rPr>
          <w:rFonts w:hint="default" w:ascii="Times New Roman" w:hAnsi="Times New Roman" w:eastAsia="宋体" w:cs="Times New Roman"/>
          <w:i w:val="0"/>
          <w:iCs w:val="0"/>
          <w:kern w:val="2"/>
          <w:sz w:val="24"/>
          <w:szCs w:val="24"/>
          <w:u w:val="none"/>
          <w:lang w:val="en-US" w:eastAsia="zh-CN" w:bidi="ar-SA"/>
        </w:rPr>
      </w:pPr>
    </w:p>
    <w:p w14:paraId="12D294EC">
      <w:pPr>
        <w:pStyle w:val="11"/>
        <w:rPr>
          <w:rFonts w:cs="Times New Roma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73" w:name="_Toc1158"/>
      <w:r>
        <w:rPr>
          <w:rFonts w:hint="eastAsia"/>
          <w:lang w:val="en-US" w:eastAsia="zh-CN"/>
        </w:rPr>
        <w:t xml:space="preserve"> 预测感知复杂度的回归模型比较</w:t>
      </w:r>
      <w:bookmarkEnd w:id="73"/>
    </w:p>
    <w:p w14:paraId="7B7F3CC3">
      <w:pPr>
        <w:ind w:left="0" w:leftChars="0" w:firstLine="0" w:firstLineChars="0"/>
        <w:jc w:val="center"/>
        <w:rPr>
          <w:rFonts w:hint="eastAsia" w:cs="Times New Roman"/>
          <w:b/>
          <w:kern w:val="2"/>
          <w:sz w:val="21"/>
          <w:szCs w:val="18"/>
          <w:lang w:val="en-US" w:eastAsia="zh-CN" w:bidi="ar-SA"/>
        </w:rPr>
      </w:pPr>
      <w:r>
        <w:rPr>
          <w:rFonts w:hint="eastAsia" w:cs="Times New Roman"/>
          <w:b/>
          <w:kern w:val="2"/>
          <w:sz w:val="21"/>
          <w:szCs w:val="18"/>
          <w:lang w:val="en-US" w:eastAsia="zh-CN" w:bidi="ar-SA"/>
        </w:rPr>
        <w:t>Table 4-4 Comparison of Regression Models for Predicting Perceptual Complexity</w:t>
      </w:r>
    </w:p>
    <w:tbl>
      <w:tblPr>
        <w:tblStyle w:val="23"/>
        <w:tblW w:w="85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1"/>
        <w:gridCol w:w="3266"/>
        <w:gridCol w:w="1335"/>
        <w:gridCol w:w="1674"/>
        <w:gridCol w:w="1255"/>
      </w:tblGrid>
      <w:tr w14:paraId="11F14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6AA069F9">
            <w:pPr>
              <w:keepNext w:val="0"/>
              <w:keepLines w:val="0"/>
              <w:widowControl/>
              <w:suppressLineNumbers w:val="0"/>
              <w:shd w:val="clear"/>
              <w:snapToGrid w:val="0"/>
              <w:spacing w:line="240" w:lineRule="auto"/>
              <w:ind w:left="0" w:leftChars="0" w:right="0" w:rightChars="0" w:firstLine="0" w:firstLineChars="0"/>
              <w:jc w:val="center"/>
              <w:rPr>
                <w:rFonts w:hint="default" w:ascii="Times New Roman" w:hAnsi="Times New Roman" w:eastAsia="宋体" w:cs="Times New Roman"/>
                <w:b/>
                <w:i w:val="0"/>
                <w:iCs w:val="0"/>
                <w:kern w:val="2"/>
                <w:sz w:val="21"/>
                <w:szCs w:val="21"/>
                <w:u w:val="none"/>
                <w:lang w:val="en-US" w:eastAsia="zh-CN" w:bidi="ar-SA"/>
              </w:rPr>
            </w:pPr>
            <w:r>
              <w:rPr>
                <w:rFonts w:hint="default" w:ascii="Times New Roman" w:hAnsi="Times New Roman" w:eastAsia="宋体" w:cs="Times New Roman"/>
                <w:b/>
                <w:i w:val="0"/>
                <w:iCs w:val="0"/>
                <w:kern w:val="2"/>
                <w:sz w:val="21"/>
                <w:szCs w:val="21"/>
                <w:u w:val="none"/>
                <w:lang w:val="en-US" w:eastAsia="zh-CN" w:bidi="ar-SA"/>
              </w:rPr>
              <w:t>模型</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6D85567A">
            <w:pPr>
              <w:keepNext w:val="0"/>
              <w:keepLines w:val="0"/>
              <w:widowControl/>
              <w:suppressLineNumbers w:val="0"/>
              <w:shd w:val="clear"/>
              <w:snapToGrid w:val="0"/>
              <w:spacing w:line="240" w:lineRule="auto"/>
              <w:ind w:left="0" w:leftChars="0" w:right="0" w:rightChars="0" w:firstLine="0" w:firstLineChars="0"/>
              <w:jc w:val="center"/>
              <w:rPr>
                <w:rFonts w:hint="default" w:ascii="Times New Roman" w:hAnsi="Times New Roman" w:eastAsia="宋体" w:cs="Times New Roman"/>
                <w:b/>
                <w:i w:val="0"/>
                <w:iCs w:val="0"/>
                <w:kern w:val="2"/>
                <w:sz w:val="21"/>
                <w:szCs w:val="21"/>
                <w:u w:val="none"/>
                <w:lang w:val="en-US" w:eastAsia="zh-CN" w:bidi="ar-SA"/>
              </w:rPr>
            </w:pPr>
            <w:r>
              <w:rPr>
                <w:rFonts w:hint="default" w:ascii="Times New Roman" w:hAnsi="Times New Roman" w:eastAsia="宋体" w:cs="Times New Roman"/>
                <w:b/>
                <w:i w:val="0"/>
                <w:iCs w:val="0"/>
                <w:kern w:val="2"/>
                <w:sz w:val="21"/>
                <w:szCs w:val="21"/>
                <w:u w:val="none"/>
                <w:lang w:val="en-US" w:eastAsia="zh-CN" w:bidi="ar-SA"/>
              </w:rPr>
              <w:t>预测变量</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07F82F37">
            <w:pPr>
              <w:keepNext w:val="0"/>
              <w:keepLines w:val="0"/>
              <w:widowControl/>
              <w:suppressLineNumbers w:val="0"/>
              <w:shd w:val="clear"/>
              <w:snapToGrid w:val="0"/>
              <w:spacing w:line="240" w:lineRule="auto"/>
              <w:ind w:left="0" w:leftChars="0" w:right="0" w:rightChars="0" w:firstLine="0" w:firstLineChars="0"/>
              <w:jc w:val="center"/>
              <w:rPr>
                <w:rFonts w:hint="default" w:ascii="Times New Roman" w:hAnsi="Times New Roman" w:eastAsia="宋体" w:cs="Times New Roman"/>
                <w:b/>
                <w:i w:val="0"/>
                <w:iCs w:val="0"/>
                <w:kern w:val="2"/>
                <w:sz w:val="21"/>
                <w:szCs w:val="21"/>
                <w:u w:val="none"/>
                <w:lang w:val="en-US" w:eastAsia="zh-CN" w:bidi="ar-SA"/>
              </w:rPr>
            </w:pPr>
            <w:r>
              <w:rPr>
                <w:rFonts w:hint="default" w:ascii="Times New Roman" w:hAnsi="Times New Roman" w:eastAsia="宋体" w:cs="Times New Roman"/>
                <w:b/>
                <w:i w:val="0"/>
                <w:iCs w:val="0"/>
                <w:kern w:val="2"/>
                <w:sz w:val="21"/>
                <w:szCs w:val="21"/>
                <w:u w:val="none"/>
                <w:lang w:val="en-US" w:eastAsia="zh-CN" w:bidi="ar-SA"/>
              </w:rPr>
              <w:t>R²</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B7E8309">
            <w:pPr>
              <w:keepNext w:val="0"/>
              <w:keepLines w:val="0"/>
              <w:widowControl/>
              <w:suppressLineNumbers w:val="0"/>
              <w:shd w:val="clear"/>
              <w:snapToGrid w:val="0"/>
              <w:spacing w:line="240" w:lineRule="auto"/>
              <w:ind w:left="0" w:leftChars="0" w:right="0" w:rightChars="0" w:firstLine="0" w:firstLineChars="0"/>
              <w:jc w:val="center"/>
              <w:rPr>
                <w:rFonts w:hint="default" w:ascii="Times New Roman" w:hAnsi="Times New Roman" w:eastAsia="宋体" w:cs="Times New Roman"/>
                <w:b/>
                <w:i w:val="0"/>
                <w:iCs w:val="0"/>
                <w:kern w:val="2"/>
                <w:sz w:val="21"/>
                <w:szCs w:val="21"/>
                <w:u w:val="none"/>
                <w:lang w:val="en-US" w:eastAsia="zh-CN" w:bidi="ar-SA"/>
              </w:rPr>
            </w:pPr>
            <w:r>
              <w:rPr>
                <w:rFonts w:hint="default" w:ascii="Times New Roman" w:hAnsi="Times New Roman" w:eastAsia="宋体" w:cs="Times New Roman"/>
                <w:b/>
                <w:i w:val="0"/>
                <w:iCs w:val="0"/>
                <w:kern w:val="2"/>
                <w:sz w:val="21"/>
                <w:szCs w:val="21"/>
                <w:u w:val="none"/>
                <w:lang w:val="en-US" w:eastAsia="zh-CN" w:bidi="ar-SA"/>
              </w:rPr>
              <w:t>调整R²</w:t>
            </w:r>
          </w:p>
        </w:tc>
        <w:tc>
          <w:tcPr>
            <w:tcW w:w="1255"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636590B8">
            <w:pPr>
              <w:keepNext w:val="0"/>
              <w:keepLines w:val="0"/>
              <w:widowControl/>
              <w:suppressLineNumbers w:val="0"/>
              <w:shd w:val="clear"/>
              <w:snapToGrid w:val="0"/>
              <w:spacing w:line="240" w:lineRule="auto"/>
              <w:ind w:left="0" w:leftChars="0" w:right="0" w:rightChars="0" w:firstLine="0" w:firstLineChars="0"/>
              <w:jc w:val="center"/>
              <w:rPr>
                <w:rFonts w:hint="default" w:ascii="Times New Roman" w:hAnsi="Times New Roman" w:eastAsia="宋体" w:cs="Times New Roman"/>
                <w:b/>
                <w:i w:val="0"/>
                <w:iCs w:val="0"/>
                <w:kern w:val="2"/>
                <w:sz w:val="21"/>
                <w:szCs w:val="21"/>
                <w:u w:val="none"/>
                <w:lang w:val="en-US" w:eastAsia="zh-CN" w:bidi="ar-SA"/>
              </w:rPr>
            </w:pPr>
            <w:r>
              <w:rPr>
                <w:rFonts w:hint="default" w:ascii="Times New Roman" w:hAnsi="Times New Roman" w:eastAsia="宋体" w:cs="Times New Roman"/>
                <w:b/>
                <w:i w:val="0"/>
                <w:iCs w:val="0"/>
                <w:kern w:val="2"/>
                <w:sz w:val="21"/>
                <w:szCs w:val="21"/>
                <w:u w:val="none"/>
                <w:lang w:val="en-US" w:eastAsia="zh-CN" w:bidi="ar-SA"/>
              </w:rPr>
              <w:t>ΔR²</w:t>
            </w:r>
          </w:p>
        </w:tc>
      </w:tr>
      <w:tr w14:paraId="5D4F2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10B2F6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kern w:val="2"/>
                <w:sz w:val="21"/>
                <w:szCs w:val="21"/>
                <w:u w:val="none"/>
                <w:lang w:val="en-US" w:eastAsia="zh-CN" w:bidi="ar-SA"/>
              </w:rPr>
            </w:pPr>
            <w:r>
              <w:rPr>
                <w:rFonts w:hint="default" w:ascii="Times New Roman" w:hAnsi="Times New Roman" w:eastAsia="宋体" w:cs="Times New Roman"/>
                <w:i w:val="0"/>
                <w:iCs w:val="0"/>
                <w:kern w:val="2"/>
                <w:sz w:val="21"/>
                <w:szCs w:val="21"/>
                <w:u w:val="none"/>
                <w:lang w:val="en-US" w:eastAsia="zh-CN" w:bidi="ar-SA"/>
              </w:rPr>
              <w:t>1</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036592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f + v + i</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CBD2C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0.870</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6BB99D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0.739</w:t>
            </w:r>
          </w:p>
        </w:tc>
        <w:tc>
          <w:tcPr>
            <w:tcW w:w="1255"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7F28D8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w:t>
            </w:r>
          </w:p>
        </w:tc>
      </w:tr>
      <w:tr w14:paraId="6E116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55C1F9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kern w:val="2"/>
                <w:sz w:val="21"/>
                <w:szCs w:val="21"/>
                <w:u w:val="none"/>
                <w:lang w:val="en-US" w:eastAsia="zh-CN" w:bidi="ar-SA"/>
              </w:rPr>
            </w:pPr>
            <w:r>
              <w:rPr>
                <w:rFonts w:hint="default" w:ascii="Times New Roman" w:hAnsi="Times New Roman" w:eastAsia="宋体" w:cs="Times New Roman"/>
                <w:i w:val="0"/>
                <w:iCs w:val="0"/>
                <w:kern w:val="2"/>
                <w:sz w:val="21"/>
                <w:szCs w:val="21"/>
                <w:u w:val="none"/>
                <w:lang w:val="en-US" w:eastAsia="zh-CN" w:bidi="ar-SA"/>
              </w:rPr>
              <w:t>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F04CF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f + v + i + Shannon</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03211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0.906</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25697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0.813</w:t>
            </w:r>
          </w:p>
        </w:tc>
        <w:tc>
          <w:tcPr>
            <w:tcW w:w="1255" w:type="dxa"/>
            <w:tcBorders>
              <w:top w:val="nil"/>
              <w:left w:val="nil"/>
              <w:bottom w:val="nil"/>
              <w:right w:val="nil"/>
            </w:tcBorders>
            <w:shd w:val="clear" w:color="auto" w:fill="auto"/>
            <w:noWrap w:val="0"/>
            <w:tcMar>
              <w:top w:w="120" w:type="dxa"/>
              <w:left w:w="192" w:type="dxa"/>
              <w:bottom w:w="120" w:type="dxa"/>
              <w:right w:w="-1" w:type="dxa"/>
            </w:tcMar>
            <w:vAlign w:val="center"/>
          </w:tcPr>
          <w:p w14:paraId="0FF9C6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+0.036</w:t>
            </w:r>
          </w:p>
        </w:tc>
      </w:tr>
      <w:tr w14:paraId="7F555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6ACF231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kern w:val="2"/>
                <w:sz w:val="21"/>
                <w:szCs w:val="21"/>
                <w:u w:val="none"/>
                <w:lang w:val="en-US" w:eastAsia="zh-CN" w:bidi="ar-SA"/>
              </w:rPr>
            </w:pPr>
            <w:r>
              <w:rPr>
                <w:rFonts w:hint="default" w:ascii="Times New Roman" w:hAnsi="Times New Roman" w:eastAsia="宋体" w:cs="Times New Roman"/>
                <w:i w:val="0"/>
                <w:iCs w:val="0"/>
                <w:kern w:val="2"/>
                <w:sz w:val="21"/>
                <w:szCs w:val="21"/>
                <w:u w:val="none"/>
                <w:lang w:val="en-US" w:eastAsia="zh-CN" w:bidi="ar-SA"/>
              </w:rPr>
              <w:t>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95348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f + v + i + AvgVec</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E9E96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0.891</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B7F2F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0.781</w:t>
            </w:r>
          </w:p>
        </w:tc>
        <w:tc>
          <w:tcPr>
            <w:tcW w:w="1255" w:type="dxa"/>
            <w:tcBorders>
              <w:top w:val="nil"/>
              <w:left w:val="nil"/>
              <w:bottom w:val="nil"/>
              <w:right w:val="nil"/>
            </w:tcBorders>
            <w:shd w:val="clear" w:color="auto" w:fill="auto"/>
            <w:noWrap w:val="0"/>
            <w:tcMar>
              <w:top w:w="120" w:type="dxa"/>
              <w:left w:w="192" w:type="dxa"/>
              <w:bottom w:w="120" w:type="dxa"/>
              <w:right w:w="-1" w:type="dxa"/>
            </w:tcMar>
            <w:vAlign w:val="center"/>
          </w:tcPr>
          <w:p w14:paraId="6D33A6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+0.021</w:t>
            </w:r>
          </w:p>
        </w:tc>
      </w:tr>
      <w:tr w14:paraId="0E78A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71"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31CFBF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kern w:val="2"/>
                <w:sz w:val="21"/>
                <w:szCs w:val="21"/>
                <w:u w:val="none"/>
                <w:lang w:val="en-US" w:eastAsia="zh-CN" w:bidi="ar-SA"/>
              </w:rPr>
            </w:pPr>
            <w:r>
              <w:rPr>
                <w:rFonts w:hint="default" w:ascii="Times New Roman" w:hAnsi="Times New Roman" w:eastAsia="宋体" w:cs="Times New Roman"/>
                <w:i w:val="0"/>
                <w:iCs w:val="0"/>
                <w:kern w:val="2"/>
                <w:sz w:val="21"/>
                <w:szCs w:val="21"/>
                <w:u w:val="none"/>
                <w:lang w:val="en-US" w:eastAsia="zh-CN" w:bidi="ar-SA"/>
              </w:rPr>
              <w:t>4</w:t>
            </w:r>
          </w:p>
        </w:tc>
        <w:tc>
          <w:tcPr>
            <w:tcW w:w="3266"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124F87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f + v + i + RdKit</w:t>
            </w:r>
          </w:p>
        </w:tc>
        <w:tc>
          <w:tcPr>
            <w:tcW w:w="1335"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0CB5D8F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0.870</w:t>
            </w:r>
          </w:p>
        </w:tc>
        <w:tc>
          <w:tcPr>
            <w:tcW w:w="167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785437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0.741</w:t>
            </w:r>
          </w:p>
        </w:tc>
        <w:tc>
          <w:tcPr>
            <w:tcW w:w="1255"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225650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val="0"/>
                <w:i w:val="0"/>
                <w:iCs w:val="0"/>
                <w:kern w:val="2"/>
                <w:sz w:val="21"/>
                <w:szCs w:val="21"/>
                <w:u w:val="none"/>
                <w:lang w:val="en-US" w:eastAsia="zh-CN" w:bidi="ar-SA"/>
              </w:rPr>
            </w:pPr>
            <w:r>
              <w:rPr>
                <w:rFonts w:hint="default" w:ascii="Times New Roman" w:hAnsi="Times New Roman" w:eastAsia="宋体" w:cs="Times New Roman"/>
                <w:b w:val="0"/>
                <w:bCs w:val="0"/>
                <w:i w:val="0"/>
                <w:iCs w:val="0"/>
                <w:kern w:val="2"/>
                <w:sz w:val="21"/>
                <w:szCs w:val="21"/>
                <w:u w:val="none"/>
                <w:lang w:val="en-US" w:eastAsia="zh-CN" w:bidi="ar-SA"/>
              </w:rPr>
              <w:t>+0.000</w:t>
            </w:r>
          </w:p>
        </w:tc>
      </w:tr>
    </w:tbl>
    <w:p w14:paraId="76266F57">
      <w:pPr>
        <w:ind w:left="0" w:leftChars="0" w:firstLine="0" w:firstLineChars="0"/>
        <w:rPr>
          <w:rFonts w:hint="eastAsia"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注：ΔR²表示与模型1相比，加入化学复杂度指标后R²的绝对增量。</w:t>
      </w:r>
    </w:p>
    <w:p w14:paraId="27D218B3">
      <w:pPr>
        <w:ind w:firstLine="0" w:firstLineChars="0"/>
        <w:rPr>
          <w:rFonts w:cs="Times New Roman"/>
        </w:rPr>
      </w:pPr>
    </w:p>
    <w:p w14:paraId="1026CBA9">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模型1的结果显示，仅使用熟悉性、愉悦性和强度三个感官维度，即可解释主观复杂度评分总变异的87.0%（调整后R² = 0.7</w:t>
      </w:r>
      <w:r>
        <w:rPr>
          <w:rFonts w:hint="eastAsia" w:ascii="Times New Roman" w:hAnsi="Times New Roman" w:eastAsia="宋体" w:cs="Times New Roman"/>
          <w:i w:val="0"/>
          <w:iCs w:val="0"/>
          <w:kern w:val="2"/>
          <w:sz w:val="24"/>
          <w:szCs w:val="24"/>
          <w:u w:val="none"/>
          <w:lang w:val="en-US" w:eastAsia="zh-CN" w:bidi="ar-SA"/>
        </w:rPr>
        <w:t>39</w:t>
      </w:r>
      <w:r>
        <w:rPr>
          <w:rFonts w:hint="default" w:ascii="Times New Roman" w:hAnsi="Times New Roman" w:eastAsia="宋体" w:cs="Times New Roman"/>
          <w:i w:val="0"/>
          <w:iCs w:val="0"/>
          <w:kern w:val="2"/>
          <w:sz w:val="24"/>
          <w:szCs w:val="24"/>
          <w:u w:val="none"/>
          <w:lang w:val="en-US" w:eastAsia="zh-CN" w:bidi="ar-SA"/>
        </w:rPr>
        <w:t>）。在三个预测变量中，仅有强度是显著的独立预测因子（β = 0.394,</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0.028）。熟悉性（β = -0.502,</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0.367）和愉悦性（β = 0.113,</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0.765）的回归系数均未达到显著水平。该基础模型的回归方程如下：</w:t>
      </w:r>
    </w:p>
    <w:p w14:paraId="4BF84877">
      <w:pPr>
        <w:keepNext w:val="0"/>
        <w:keepLines w:val="0"/>
        <w:widowControl/>
        <w:suppressLineNumbers w:val="0"/>
        <w:shd w:val="clear"/>
        <w:spacing w:before="192" w:beforeAutospacing="0" w:after="192" w:afterAutospacing="0" w:line="300" w:lineRule="auto"/>
        <w:ind w:left="0" w:leftChars="0" w:right="0" w:rightChars="0" w:firstLine="480" w:firstLineChars="200"/>
        <w:jc w:val="center"/>
        <w:rPr>
          <w:rFonts w:hint="eastAsia" w:cs="Times New Roman"/>
          <w:i w:val="0"/>
          <w:iCs w:val="0"/>
          <w:kern w:val="2"/>
          <w:sz w:val="24"/>
          <w:szCs w:val="24"/>
          <w:u w:val="none"/>
          <w:lang w:val="en-US" w:eastAsia="zh-CN" w:bidi="ar-SA"/>
        </w:rPr>
      </w:pPr>
      <w:r>
        <w:rPr>
          <w:rFonts w:hint="eastAsia"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c = 0.113 − 0.502</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f + 0.113</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v + 0.394</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i</w:t>
      </w:r>
      <w:r>
        <w:rPr>
          <w:rFonts w:hint="eastAsia" w:cs="Times New Roman"/>
          <w:i w:val="0"/>
          <w:iCs w:val="0"/>
          <w:kern w:val="2"/>
          <w:sz w:val="24"/>
          <w:szCs w:val="24"/>
          <w:u w:val="none"/>
          <w:lang w:val="en-US" w:eastAsia="zh-CN" w:bidi="ar-SA"/>
        </w:rPr>
        <w:t xml:space="preserve">              (4-1)</w:t>
      </w:r>
    </w:p>
    <w:p w14:paraId="2B526091">
      <w:pPr>
        <w:pStyle w:val="5"/>
        <w:bidi w:val="0"/>
        <w:rPr>
          <w:rFonts w:hint="default"/>
          <w:lang w:val="en-US" w:eastAsia="zh-CN"/>
        </w:rPr>
      </w:pPr>
      <w:r>
        <w:rPr>
          <w:rFonts w:hint="eastAsia"/>
          <w:lang w:val="en-US" w:eastAsia="zh-CN"/>
        </w:rPr>
        <w:t xml:space="preserve">  扩展模型分析</w:t>
      </w:r>
    </w:p>
    <w:p w14:paraId="7519621E">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eastAsia" w:cs="Times New Roman"/>
          <w:lang w:val="en-US" w:eastAsia="zh-CN"/>
        </w:rPr>
        <w:t xml:space="preserve">  </w:t>
      </w:r>
      <w:r>
        <w:rPr>
          <w:rFonts w:hint="default" w:ascii="Times New Roman" w:hAnsi="Times New Roman" w:eastAsia="宋体" w:cs="Times New Roman"/>
          <w:i w:val="0"/>
          <w:iCs w:val="0"/>
          <w:kern w:val="2"/>
          <w:sz w:val="24"/>
          <w:szCs w:val="24"/>
          <w:u w:val="none"/>
          <w:lang w:val="en-US" w:eastAsia="zh-CN" w:bidi="ar-SA"/>
        </w:rPr>
        <w:t>当分别加入三种化学复杂度指标后，模型2至模型4的R²仅表现出微弱提升（ΔR² ≤ 0.036）。更重要的是，在所有扩展模型中，所有化学复杂度指标的回归系数均不显著（所有p&gt; 0.27）。具体结果如下：</w:t>
      </w:r>
    </w:p>
    <w:p w14:paraId="11F69E9A">
      <w:pPr>
        <w:pStyle w:val="5"/>
        <w:bidi w:val="0"/>
        <w:rPr>
          <w:rFonts w:hint="eastAsia" w:ascii="Times New Roman" w:hAnsi="Times New Roman" w:eastAsia="黑体" w:cs="Times New Roman"/>
          <w:kern w:val="2"/>
          <w:sz w:val="24"/>
          <w:szCs w:val="24"/>
          <w:lang w:val="en-US" w:eastAsia="zh-CN" w:bidi="ar-SA"/>
        </w:rPr>
      </w:pPr>
      <w:r>
        <w:rPr>
          <w:rFonts w:hint="eastAsia"/>
          <w:lang w:val="en-US" w:eastAsia="zh-CN"/>
        </w:rPr>
        <w:t xml:space="preserve">  </w:t>
      </w:r>
      <w:r>
        <w:rPr>
          <w:rFonts w:hint="eastAsia" w:ascii="Times New Roman" w:hAnsi="Times New Roman" w:eastAsia="黑体" w:cs="Times New Roman"/>
          <w:kern w:val="2"/>
          <w:sz w:val="24"/>
          <w:szCs w:val="24"/>
          <w:lang w:val="en-US" w:eastAsia="zh-CN" w:bidi="ar-SA"/>
        </w:rPr>
        <w:t>模型2（加入Shannon熵）</w:t>
      </w:r>
    </w:p>
    <w:p w14:paraId="419AB4A3">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eastAsia" w:ascii="Times New Roman" w:hAnsi="Times New Roman" w:eastAsia="宋体" w:cs="Times New Roman"/>
          <w:i w:val="0"/>
          <w:iCs w:val="0"/>
          <w:kern w:val="2"/>
          <w:sz w:val="24"/>
          <w:szCs w:val="24"/>
          <w:u w:val="none"/>
          <w:lang w:val="en-US" w:eastAsia="zh-CN" w:bidi="ar-SA"/>
        </w:rPr>
        <w:t>S</w:t>
      </w:r>
      <w:r>
        <w:rPr>
          <w:rFonts w:hint="default" w:ascii="Times New Roman" w:hAnsi="Times New Roman" w:eastAsia="宋体" w:cs="Times New Roman"/>
          <w:i w:val="0"/>
          <w:iCs w:val="0"/>
          <w:kern w:val="2"/>
          <w:sz w:val="24"/>
          <w:szCs w:val="24"/>
          <w:u w:val="none"/>
          <w:lang w:val="en-US" w:eastAsia="zh-CN" w:bidi="ar-SA"/>
        </w:rPr>
        <w:t>hannon熵的回归系数不显著（β = 19.197,</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0.278）。尽管该模型的拟合优度（调整R² = 0.813）在四个模型中最高，但其相对于基础模型的增量解释力并不具有统计学意义。</w:t>
      </w:r>
    </w:p>
    <w:p w14:paraId="701D783D">
      <w:pPr>
        <w:keepNext w:val="0"/>
        <w:keepLines w:val="0"/>
        <w:widowControl/>
        <w:suppressLineNumbers w:val="0"/>
        <w:shd w:val="clear"/>
        <w:spacing w:before="192" w:beforeAutospacing="0" w:after="192" w:afterAutospacing="0" w:line="300" w:lineRule="auto"/>
        <w:ind w:right="0" w:rightChars="0"/>
        <w:jc w:val="center"/>
        <w:rPr>
          <w:rFonts w:hint="default" w:ascii="Times New Roman" w:hAnsi="Times New Roman" w:eastAsia="宋体" w:cs="Times New Roman"/>
          <w:i w:val="0"/>
          <w:iCs w:val="0"/>
          <w:kern w:val="2"/>
          <w:sz w:val="24"/>
          <w:szCs w:val="24"/>
          <w:u w:val="none"/>
          <w:lang w:val="en-US" w:eastAsia="zh-CN" w:bidi="ar-SA"/>
        </w:rPr>
      </w:pPr>
      <w:r>
        <w:rPr>
          <w:rFonts w:hint="eastAsia"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c = −13.841 − 0.064f − 0.468v + 0.112i + 19.197 × Shannon</w:t>
      </w:r>
      <w:r>
        <w:rPr>
          <w:rFonts w:hint="eastAsia" w:cs="Times New Roman"/>
          <w:i w:val="0"/>
          <w:iCs w:val="0"/>
          <w:kern w:val="2"/>
          <w:sz w:val="24"/>
          <w:szCs w:val="24"/>
          <w:u w:val="none"/>
          <w:lang w:val="en-US" w:eastAsia="zh-CN" w:bidi="ar-SA"/>
        </w:rPr>
        <w:t xml:space="preserve">      （4-2）</w:t>
      </w:r>
    </w:p>
    <w:p w14:paraId="1AF74C6A">
      <w:pPr>
        <w:pStyle w:val="5"/>
        <w:bidi w:val="0"/>
        <w:rPr>
          <w:rFonts w:hint="eastAsia" w:ascii="Times New Roman" w:hAnsi="Times New Roman" w:eastAsia="黑体" w:cs="Times New Roman"/>
          <w:kern w:val="2"/>
          <w:sz w:val="24"/>
          <w:szCs w:val="24"/>
          <w:lang w:val="en-US" w:eastAsia="zh-CN" w:bidi="ar-SA"/>
        </w:rPr>
      </w:pPr>
      <w:r>
        <w:rPr>
          <w:rFonts w:hint="eastAsia"/>
          <w:lang w:val="en-US" w:eastAsia="zh-CN"/>
        </w:rPr>
        <w:t xml:space="preserve">  </w:t>
      </w:r>
      <w:r>
        <w:rPr>
          <w:rFonts w:hint="eastAsia" w:ascii="Times New Roman" w:hAnsi="Times New Roman" w:eastAsia="黑体" w:cs="Times New Roman"/>
          <w:kern w:val="2"/>
          <w:sz w:val="24"/>
          <w:szCs w:val="24"/>
          <w:lang w:val="en-US" w:eastAsia="zh-CN" w:bidi="ar-SA"/>
        </w:rPr>
        <w:t>模型3（加入平均向量模长）</w:t>
      </w:r>
    </w:p>
    <w:p w14:paraId="462D7CD1">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平均向量模长的回归系数不显著（β = 0.574,</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0.430），且模型的调整R²（0.781）略低于基础模型。</w:t>
      </w:r>
    </w:p>
    <w:p w14:paraId="3C9D1341">
      <w:pPr>
        <w:keepNext w:val="0"/>
        <w:keepLines w:val="0"/>
        <w:widowControl/>
        <w:suppressLineNumbers w:val="0"/>
        <w:shd w:val="clear"/>
        <w:spacing w:before="192" w:beforeAutospacing="0" w:after="192" w:afterAutospacing="0" w:line="300" w:lineRule="auto"/>
        <w:ind w:right="0" w:rightChars="0"/>
        <w:jc w:val="center"/>
        <w:rPr>
          <w:rFonts w:hint="default" w:ascii="Times New Roman" w:hAnsi="Times New Roman" w:eastAsia="宋体" w:cs="Times New Roman"/>
          <w:i w:val="0"/>
          <w:iCs w:val="0"/>
          <w:kern w:val="2"/>
          <w:sz w:val="24"/>
          <w:szCs w:val="24"/>
          <w:u w:val="none"/>
          <w:lang w:val="en-US" w:eastAsia="zh-CN" w:bidi="ar-SA"/>
        </w:rPr>
      </w:pPr>
      <w:r>
        <w:rPr>
          <w:rFonts w:hint="eastAsia"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c = 3.431 − 0.493f + 0.071v + 0.294i + 0.574 × AvgVec</w:t>
      </w:r>
      <w:r>
        <w:rPr>
          <w:rFonts w:hint="eastAsia" w:cs="Times New Roman"/>
          <w:i w:val="0"/>
          <w:iCs w:val="0"/>
          <w:kern w:val="2"/>
          <w:sz w:val="24"/>
          <w:szCs w:val="24"/>
          <w:u w:val="none"/>
          <w:lang w:val="en-US" w:eastAsia="zh-CN" w:bidi="ar-SA"/>
        </w:rPr>
        <w:t xml:space="preserve">        （4-3）</w:t>
      </w:r>
    </w:p>
    <w:p w14:paraId="4971775E">
      <w:pPr>
        <w:pStyle w:val="5"/>
        <w:bidi w:val="0"/>
        <w:rPr>
          <w:rFonts w:hint="eastAsia" w:ascii="Times New Roman" w:hAnsi="Times New Roman" w:eastAsia="黑体" w:cs="Times New Roman"/>
          <w:kern w:val="2"/>
          <w:sz w:val="24"/>
          <w:szCs w:val="24"/>
          <w:lang w:val="en-US" w:eastAsia="zh-CN" w:bidi="ar-SA"/>
        </w:rPr>
      </w:pPr>
      <w:r>
        <w:rPr>
          <w:rFonts w:hint="eastAsia"/>
          <w:lang w:val="en-US" w:eastAsia="zh-CN"/>
        </w:rPr>
        <w:t xml:space="preserve">  </w:t>
      </w:r>
      <w:r>
        <w:rPr>
          <w:rFonts w:hint="eastAsia" w:ascii="Times New Roman" w:hAnsi="Times New Roman" w:eastAsia="黑体" w:cs="Times New Roman"/>
          <w:kern w:val="2"/>
          <w:sz w:val="24"/>
          <w:szCs w:val="24"/>
          <w:lang w:val="en-US" w:eastAsia="zh-CN" w:bidi="ar-SA"/>
        </w:rPr>
        <w:t>模型4（加入RdKit复杂度）</w:t>
      </w:r>
    </w:p>
    <w:p w14:paraId="6A7F4638">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RdKit复杂度的回归系数不显著（β = 0.098,</w:t>
      </w:r>
      <w:r>
        <w:rPr>
          <w:rFonts w:hint="eastAsia" w:ascii="Times New Roman" w:hAnsi="Times New Roman" w:eastAsia="宋体"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p= 0.896），且该模型的R²相较基础模型无任何增量（ΔR² ≈ 0.000），调整R²（0.741）甚至有所下降。</w:t>
      </w:r>
    </w:p>
    <w:p w14:paraId="17854BF0">
      <w:pPr>
        <w:keepNext w:val="0"/>
        <w:keepLines w:val="0"/>
        <w:widowControl/>
        <w:suppressLineNumbers w:val="0"/>
        <w:shd w:val="clear"/>
        <w:spacing w:before="192" w:beforeAutospacing="0" w:after="192" w:afterAutospacing="0" w:line="300" w:lineRule="auto"/>
        <w:ind w:right="0" w:rightChars="0"/>
        <w:jc w:val="center"/>
        <w:rPr>
          <w:rFonts w:hint="eastAsia" w:cs="Times New Roman"/>
          <w:i w:val="0"/>
          <w:iCs w:val="0"/>
          <w:kern w:val="2"/>
          <w:sz w:val="24"/>
          <w:szCs w:val="24"/>
          <w:u w:val="none"/>
          <w:lang w:val="en-US" w:eastAsia="zh-CN" w:bidi="ar-SA"/>
        </w:rPr>
      </w:pPr>
      <w:r>
        <w:rPr>
          <w:rFonts w:hint="eastAsia" w:cs="Times New Roman"/>
          <w:i w:val="0"/>
          <w:iCs w:val="0"/>
          <w:kern w:val="2"/>
          <w:sz w:val="24"/>
          <w:szCs w:val="24"/>
          <w:u w:val="none"/>
          <w:lang w:val="en-US" w:eastAsia="zh-CN" w:bidi="ar-SA"/>
        </w:rPr>
        <w:t xml:space="preserve">        </w:t>
      </w:r>
      <w:r>
        <w:rPr>
          <w:rFonts w:hint="default" w:ascii="Times New Roman" w:hAnsi="Times New Roman" w:eastAsia="宋体" w:cs="Times New Roman"/>
          <w:i w:val="0"/>
          <w:iCs w:val="0"/>
          <w:kern w:val="2"/>
          <w:sz w:val="24"/>
          <w:szCs w:val="24"/>
          <w:u w:val="none"/>
          <w:lang w:val="en-US" w:eastAsia="zh-CN" w:bidi="ar-SA"/>
        </w:rPr>
        <w:t>c = 3.279 − 0.512f + 0.092v + 0.363i + 0.098 × RdKit</w:t>
      </w:r>
      <w:r>
        <w:rPr>
          <w:rFonts w:hint="eastAsia" w:cs="Times New Roman"/>
          <w:i w:val="0"/>
          <w:iCs w:val="0"/>
          <w:kern w:val="2"/>
          <w:sz w:val="24"/>
          <w:szCs w:val="24"/>
          <w:u w:val="none"/>
          <w:lang w:val="en-US" w:eastAsia="zh-CN" w:bidi="ar-SA"/>
        </w:rPr>
        <w:t xml:space="preserve">        （4-4）</w:t>
      </w:r>
    </w:p>
    <w:p w14:paraId="5A815621">
      <w:pPr>
        <w:keepNext w:val="0"/>
        <w:keepLines w:val="0"/>
        <w:widowControl/>
        <w:suppressLineNumbers w:val="0"/>
        <w:shd w:val="clear"/>
        <w:spacing w:before="192" w:beforeAutospacing="0" w:after="192" w:afterAutospacing="0" w:line="300" w:lineRule="auto"/>
        <w:ind w:right="0" w:rightChars="0"/>
        <w:jc w:val="center"/>
        <w:rPr>
          <w:rFonts w:hint="default" w:cs="Times New Roman"/>
          <w:i w:val="0"/>
          <w:iCs w:val="0"/>
          <w:kern w:val="2"/>
          <w:sz w:val="24"/>
          <w:szCs w:val="24"/>
          <w:u w:val="none"/>
          <w:lang w:val="en-US" w:eastAsia="zh-CN" w:bidi="ar-SA"/>
        </w:rPr>
      </w:pPr>
    </w:p>
    <w:p w14:paraId="0AD4ED3E">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此外，一个值得注意的现象是，在引入了不显著的化学复杂度变量后，基础模型中原本显著的强度变量，其p值在模型2、3、4中分别增大至0.685、0.166和0.242，均不再显著。这通常是由于新增的无关变量消耗了模型的自由度，导致对核心变量估计的标准误增大、精度下降所致。</w:t>
      </w:r>
    </w:p>
    <w:p w14:paraId="008E178C">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ascii="Times New Roman" w:hAnsi="Times New Roman" w:eastAsia="宋体" w:cs="Times New Roman"/>
          <w:i w:val="0"/>
          <w:iCs w:val="0"/>
          <w:kern w:val="2"/>
          <w:sz w:val="24"/>
          <w:szCs w:val="24"/>
          <w:u w:val="none"/>
          <w:lang w:val="en-US" w:eastAsia="zh-CN" w:bidi="ar-SA"/>
        </w:rPr>
      </w:pPr>
    </w:p>
    <w:p w14:paraId="672C501E">
      <w:pPr>
        <w:pStyle w:val="4"/>
        <w:bidi w:val="0"/>
        <w:rPr>
          <w:rFonts w:hint="default"/>
          <w:lang w:val="en-US"/>
        </w:rPr>
      </w:pPr>
      <w:r>
        <w:rPr>
          <w:rFonts w:hint="eastAsia"/>
          <w:lang w:val="en-US" w:eastAsia="zh-CN"/>
        </w:rPr>
        <w:t xml:space="preserve">  </w:t>
      </w:r>
      <w:bookmarkStart w:id="74" w:name="_Toc9407"/>
      <w:r>
        <w:rPr>
          <w:rFonts w:hint="eastAsia" w:ascii="黑体" w:hAnsi="黑体" w:cs="黑体"/>
          <w:i w:val="0"/>
          <w:iCs w:val="0"/>
          <w:kern w:val="2"/>
          <w:sz w:val="24"/>
          <w:szCs w:val="24"/>
          <w:u w:val="none"/>
          <w:lang w:val="en-US" w:eastAsia="zh-CN" w:bidi="ar-SA"/>
        </w:rPr>
        <w:t>小结</w:t>
      </w:r>
      <w:bookmarkEnd w:id="74"/>
    </w:p>
    <w:p w14:paraId="64DDEC01">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192" w:beforeAutospacing="0" w:after="192" w:afterAutospacing="0" w:line="300" w:lineRule="auto"/>
        <w:ind w:right="0" w:rightChars="0" w:firstLine="420" w:firstLineChars="0"/>
        <w:jc w:val="both"/>
        <w:textAlignment w:val="auto"/>
        <w:rPr>
          <w:rFonts w:hint="eastAsia"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综合上述分析，</w:t>
      </w:r>
      <w:r>
        <w:rPr>
          <w:rFonts w:hint="eastAsia" w:eastAsia="宋体" w:cs="Times New Roman"/>
          <w:i w:val="0"/>
          <w:iCs w:val="0"/>
          <w:kern w:val="2"/>
          <w:sz w:val="24"/>
          <w:szCs w:val="24"/>
          <w:u w:val="none"/>
          <w:lang w:val="en-US" w:eastAsia="zh-CN" w:bidi="ar-SA"/>
        </w:rPr>
        <w:t>我们认为</w:t>
      </w:r>
      <w:r>
        <w:rPr>
          <w:rFonts w:hint="default" w:ascii="Times New Roman" w:hAnsi="Times New Roman" w:eastAsia="宋体" w:cs="Times New Roman"/>
          <w:i w:val="0"/>
          <w:iCs w:val="0"/>
          <w:kern w:val="2"/>
          <w:sz w:val="24"/>
          <w:szCs w:val="24"/>
          <w:u w:val="none"/>
          <w:lang w:val="en-US" w:eastAsia="zh-CN" w:bidi="ar-SA"/>
        </w:rPr>
        <w:t>化学结构复杂度与主观感知维度之间无显著直接相关。</w:t>
      </w:r>
      <w:r>
        <w:rPr>
          <w:rFonts w:hint="eastAsia" w:ascii="Times New Roman" w:hAnsi="Times New Roman" w:eastAsia="宋体" w:cs="Times New Roman"/>
          <w:i w:val="0"/>
          <w:iCs w:val="0"/>
          <w:kern w:val="2"/>
          <w:sz w:val="24"/>
          <w:szCs w:val="24"/>
          <w:u w:val="none"/>
          <w:lang w:val="en-US" w:eastAsia="zh-CN" w:bidi="ar-SA"/>
        </w:rPr>
        <w:t>主观感知复杂度主要可由强度、愉悦性和熟悉性这三个心理物理维度共同解释，其中感知强度是唯一稳健且显著的独立预测因子。无论是基于信息熵、向量模长还是分子指纹的化学结构复杂度指标，均未能对主观复杂度评分做出显著的独立贡献。尽管包含Shannon熵的模型在绝对拟合度上略有提升，但这种提升在统计上不显著，且其回归系数不可靠。化学复杂度变量的加入反而“稀释”了模型中其他变量的解释效力，进一步支持了“化学结构复杂度无增量效度”的论断。</w:t>
      </w:r>
    </w:p>
    <w:p w14:paraId="285F80B0">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这表明，仅从分子结构信息出发的复杂度计算方式，难以直接映射人类嗅觉感知中的复杂度判断。</w:t>
      </w:r>
    </w:p>
    <w:p w14:paraId="3BC89A31">
      <w:pPr>
        <w:keepNext w:val="0"/>
        <w:keepLines w:val="0"/>
        <w:widowControl/>
        <w:suppressLineNumbers w:val="0"/>
        <w:shd w:val="clear"/>
        <w:spacing w:before="192" w:beforeAutospacing="0" w:after="192" w:afterAutospacing="0" w:line="300" w:lineRule="auto"/>
        <w:ind w:left="0" w:leftChars="0" w:right="0" w:rightChars="0" w:firstLine="480" w:firstLineChars="200"/>
        <w:jc w:val="left"/>
        <w:rPr>
          <w:rFonts w:hint="default"/>
          <w:lang w:val="en-US"/>
        </w:rPr>
      </w:pPr>
      <w:r>
        <w:rPr>
          <w:rFonts w:hint="default" w:ascii="Times New Roman" w:hAnsi="Times New Roman" w:eastAsia="宋体" w:cs="Times New Roman"/>
          <w:i w:val="0"/>
          <w:iCs w:val="0"/>
          <w:kern w:val="2"/>
          <w:sz w:val="24"/>
          <w:szCs w:val="24"/>
          <w:u w:val="none"/>
          <w:lang w:val="en-US" w:eastAsia="zh-CN" w:bidi="ar-SA"/>
        </w:rPr>
        <w:t>需要审慎指出的是，本部分的回归分析是以9种气味混合物为分析单位（n=9），而非270个原始试次。较小的样本量限制了统计效力，可能导致第二类错误（即未能检测到实际存在的微弱效应）的概率增加。因此，上述结论应在这一方法学局限的框架内进行解读。未来的研究若能在更大范围、更具感知差异性的混合物集合中重复这一分析，将有助于得出更为稳健和具有推广性的结论。</w:t>
      </w:r>
    </w:p>
    <w:p w14:paraId="41D6298B">
      <w:pPr>
        <w:pStyle w:val="3"/>
        <w:bidi w:val="0"/>
        <w:rPr>
          <w:rFonts w:hint="default"/>
          <w:lang w:val="en-US"/>
        </w:rPr>
      </w:pPr>
      <w:r>
        <w:rPr>
          <w:rFonts w:hint="eastAsia"/>
          <w:lang w:val="en-US" w:eastAsia="zh-CN"/>
        </w:rPr>
        <w:t xml:space="preserve">  </w:t>
      </w:r>
      <w:bookmarkStart w:id="75" w:name="_Toc9547"/>
      <w:r>
        <w:rPr>
          <w:rFonts w:hint="eastAsia" w:ascii="黑体" w:hAnsi="黑体" w:eastAsia="黑体" w:cs="黑体"/>
          <w:i w:val="0"/>
          <w:iCs w:val="0"/>
          <w:kern w:val="2"/>
          <w:sz w:val="24"/>
          <w:szCs w:val="24"/>
          <w:u w:val="none"/>
          <w:lang w:val="en-US" w:eastAsia="zh-CN" w:bidi="ar-SA"/>
        </w:rPr>
        <w:t>混合物感知相似度分析</w:t>
      </w:r>
      <w:bookmarkEnd w:id="75"/>
    </w:p>
    <w:p w14:paraId="2B37E738">
      <w:pPr>
        <w:pStyle w:val="4"/>
        <w:bidi w:val="0"/>
        <w:rPr>
          <w:rFonts w:hint="default"/>
          <w:lang w:val="en-US"/>
        </w:rPr>
      </w:pPr>
      <w:r>
        <w:rPr>
          <w:rFonts w:hint="eastAsia"/>
          <w:lang w:val="en-US" w:eastAsia="zh-CN"/>
        </w:rPr>
        <w:t xml:space="preserve">  </w:t>
      </w:r>
      <w:bookmarkStart w:id="76" w:name="_Toc27902"/>
      <w:r>
        <w:rPr>
          <w:rFonts w:hint="eastAsia" w:ascii="黑体" w:hAnsi="黑体" w:eastAsia="黑体" w:cs="黑体"/>
          <w:i w:val="0"/>
          <w:iCs w:val="0"/>
          <w:kern w:val="2"/>
          <w:sz w:val="24"/>
          <w:szCs w:val="24"/>
          <w:u w:val="none"/>
          <w:lang w:val="en-US" w:eastAsia="zh-CN" w:bidi="ar-SA"/>
        </w:rPr>
        <w:t>分析目的</w:t>
      </w:r>
      <w:bookmarkEnd w:id="76"/>
    </w:p>
    <w:p w14:paraId="5B109762">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研究二的核心发现是，尽管在计算化学层面，九种气味混合物存在明确的化学结构复杂度差异，但参与者在排序任务（实验三）和多维度评分任务（实验四）中均未能对其主观复杂度做出显著区分。一种可能的解释是，这些混合物在嗅觉感知空间中本身即高度相似，导致参与者难以对“复杂度”这一维度进行独立的精细化判断。</w:t>
      </w:r>
      <w:r>
        <w:rPr>
          <w:rFonts w:hint="eastAsia" w:cs="Times New Roman"/>
          <w:i w:val="0"/>
          <w:iCs w:val="0"/>
          <w:kern w:val="2"/>
          <w:sz w:val="24"/>
          <w:szCs w:val="24"/>
          <w:u w:val="none"/>
          <w:lang w:val="en-US" w:eastAsia="zh-CN" w:bidi="ar-SA"/>
        </w:rPr>
        <w:t>根据先前文献，采取向量余弦法计算出的混合物结构相似性能够较好地预测气味之间的感知相似性，基于这一假设</w:t>
      </w:r>
      <w:r>
        <w:rPr>
          <w:rFonts w:hint="default" w:ascii="Times New Roman" w:hAnsi="Times New Roman" w:eastAsia="宋体" w:cs="Times New Roman"/>
          <w:i w:val="0"/>
          <w:iCs w:val="0"/>
          <w:kern w:val="2"/>
          <w:sz w:val="24"/>
          <w:szCs w:val="24"/>
          <w:u w:val="none"/>
          <w:lang w:val="en-US" w:eastAsia="zh-CN" w:bidi="ar-SA"/>
        </w:rPr>
        <w:t>，本研究在实验四的基础上，测量了九种混合物之间的两两感知相似性。</w:t>
      </w:r>
    </w:p>
    <w:p w14:paraId="1C1F6932">
      <w:pPr>
        <w:pStyle w:val="4"/>
        <w:bidi w:val="0"/>
        <w:rPr>
          <w:rFonts w:hint="default"/>
          <w:lang w:val="en-US"/>
        </w:rPr>
      </w:pPr>
      <w:r>
        <w:rPr>
          <w:rFonts w:hint="eastAsia"/>
          <w:lang w:val="en-US" w:eastAsia="zh-CN"/>
        </w:rPr>
        <w:t xml:space="preserve">  </w:t>
      </w:r>
      <w:bookmarkStart w:id="77" w:name="_Toc592"/>
      <w:r>
        <w:rPr>
          <w:rFonts w:hint="eastAsia"/>
          <w:lang w:val="en-US" w:eastAsia="zh-CN"/>
        </w:rPr>
        <w:t>数据采集与处理</w:t>
      </w:r>
      <w:bookmarkEnd w:id="77"/>
    </w:p>
    <w:p w14:paraId="2EF242DD">
      <w:pPr>
        <w:rPr>
          <w:rFonts w:hint="default"/>
          <w:lang w:val="en-US"/>
        </w:rPr>
      </w:pPr>
      <w:r>
        <w:rPr>
          <w:rFonts w:hint="default"/>
          <w:lang w:val="en-US"/>
        </w:rPr>
        <w:t>在完成多维度评分任务后，</w:t>
      </w:r>
      <w:r>
        <w:rPr>
          <w:rFonts w:hint="eastAsia"/>
          <w:lang w:val="en-US" w:eastAsia="zh-CN"/>
        </w:rPr>
        <w:t>重新邀请</w:t>
      </w:r>
      <w:r>
        <w:rPr>
          <w:rFonts w:hint="default"/>
          <w:lang w:val="en-US"/>
        </w:rPr>
        <w:t>参与者</w:t>
      </w:r>
      <w:r>
        <w:rPr>
          <w:rFonts w:hint="eastAsia"/>
          <w:lang w:val="en-US" w:eastAsia="zh-CN"/>
        </w:rPr>
        <w:t>在第二周</w:t>
      </w:r>
      <w:r>
        <w:rPr>
          <w:rFonts w:hint="default"/>
          <w:lang w:val="en-US"/>
        </w:rPr>
        <w:t>对九种气味混合物进行两两比较，并在0至100的视觉模拟量表（VAS）上评定其感知相似程度（0代表“完全不相似”，100代表“完全相同”）。每位参与者共完成36对比较（9×8/2）。最终以所有参与者评分的均值作为每对混合物的感知相似度指标。九种混合物的两两感知相似度矩阵见表</w:t>
      </w:r>
      <w:r>
        <w:rPr>
          <w:rFonts w:hint="eastAsia"/>
          <w:lang w:val="en-US" w:eastAsia="zh-CN"/>
        </w:rPr>
        <w:t>4-5</w:t>
      </w:r>
      <w:r>
        <w:rPr>
          <w:rFonts w:hint="default"/>
          <w:lang w:val="en-US"/>
        </w:rPr>
        <w:t>。</w:t>
      </w:r>
    </w:p>
    <w:p w14:paraId="608E229A">
      <w:pPr>
        <w:pStyle w:val="11"/>
        <w:rPr>
          <w:rFonts w:hint="eastAsia" w:eastAsia="宋体"/>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Start w:id="78" w:name="_Toc4041"/>
      <w:r>
        <w:rPr>
          <w:rFonts w:hint="eastAsia"/>
          <w:lang w:val="en-US" w:eastAsia="zh-CN"/>
        </w:rPr>
        <w:t xml:space="preserve"> 九种气味混合物两两感知相似度矩阵（%）</w:t>
      </w:r>
      <w:bookmarkEnd w:id="78"/>
    </w:p>
    <w:p w14:paraId="5BB9FD35">
      <w:pPr>
        <w:ind w:left="0" w:leftChars="0" w:firstLine="0" w:firstLineChars="0"/>
        <w:jc w:val="center"/>
        <w:rPr>
          <w:rFonts w:hint="eastAsia" w:cs="Times New Roman"/>
          <w:b/>
          <w:kern w:val="2"/>
          <w:sz w:val="21"/>
          <w:szCs w:val="18"/>
          <w:lang w:val="en-US" w:eastAsia="zh-CN" w:bidi="ar-SA"/>
        </w:rPr>
      </w:pPr>
      <w:r>
        <w:rPr>
          <w:rFonts w:hint="eastAsia" w:cs="Times New Roman"/>
          <w:lang w:val="en-US" w:eastAsia="zh-CN"/>
        </w:rPr>
        <w:t xml:space="preserve"> </w:t>
      </w:r>
      <w:r>
        <w:rPr>
          <w:rFonts w:hint="eastAsia" w:cs="Times New Roman"/>
          <w:b/>
          <w:kern w:val="2"/>
          <w:sz w:val="21"/>
          <w:szCs w:val="18"/>
          <w:lang w:val="en-US" w:eastAsia="zh-CN" w:bidi="ar-SA"/>
        </w:rPr>
        <w:t>Table 4-5 Pairwise Perceptual Similarity Matrix (%) of Nine Odor Mixtures</w:t>
      </w:r>
    </w:p>
    <w:p w14:paraId="53133616">
      <w:pPr>
        <w:ind w:firstLine="0" w:firstLineChars="0"/>
        <w:rPr>
          <w:rFonts w:hint="default" w:eastAsia="宋体" w:cs="Times New Roman"/>
          <w:lang w:val="en-US" w:eastAsia="zh-CN"/>
        </w:rPr>
      </w:pPr>
    </w:p>
    <w:tbl>
      <w:tblPr>
        <w:tblStyle w:val="23"/>
        <w:tblW w:w="84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9"/>
        <w:gridCol w:w="898"/>
        <w:gridCol w:w="870"/>
        <w:gridCol w:w="844"/>
        <w:gridCol w:w="844"/>
        <w:gridCol w:w="893"/>
        <w:gridCol w:w="898"/>
        <w:gridCol w:w="844"/>
        <w:gridCol w:w="844"/>
        <w:gridCol w:w="865"/>
      </w:tblGrid>
      <w:tr w14:paraId="0ABA1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40D4268F">
            <w:pPr>
              <w:snapToGrid w:val="0"/>
              <w:ind w:left="0" w:leftChars="0" w:right="0" w:rightChars="0" w:firstLine="0" w:firstLineChars="0"/>
              <w:jc w:val="center"/>
              <w:rPr>
                <w:rFonts w:hint="default" w:ascii="Segoe UI" w:hAnsi="Segoe UI" w:eastAsia="Segoe UI" w:cs="Segoe UI"/>
                <w:b/>
                <w:sz w:val="18"/>
                <w:szCs w:val="18"/>
              </w:rPr>
            </w:pP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1646E9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EGM</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4F9C91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CGA</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35E8F7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AMI</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7E9B14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PCE</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5AE2B3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NOP</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65E128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BCM</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0D0F16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MIC</w:t>
            </w:r>
          </w:p>
        </w:tc>
        <w:tc>
          <w:tcPr>
            <w:tcW w:w="0" w:type="auto"/>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137A85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IME</w:t>
            </w:r>
          </w:p>
        </w:tc>
        <w:tc>
          <w:tcPr>
            <w:tcW w:w="865"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69AF0C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OCP</w:t>
            </w:r>
          </w:p>
        </w:tc>
      </w:tr>
      <w:tr w14:paraId="1337E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6DBEDF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EGM</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2E5689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640F1AE2">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36EABEAD">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278AC6F1">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203E4B7B">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13A273C">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377028D0">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4449B790">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03F35491">
            <w:pPr>
              <w:snapToGrid w:val="0"/>
              <w:ind w:left="0" w:leftChars="0" w:right="0" w:rightChars="0" w:firstLine="0" w:firstLineChars="0"/>
              <w:jc w:val="center"/>
              <w:rPr>
                <w:rFonts w:hint="default" w:ascii="Segoe UI" w:hAnsi="Segoe UI" w:eastAsia="Segoe UI" w:cs="Segoe UI"/>
                <w:sz w:val="18"/>
                <w:szCs w:val="18"/>
              </w:rPr>
            </w:pPr>
          </w:p>
        </w:tc>
      </w:tr>
      <w:tr w14:paraId="73BB7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2B01EB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CGA</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D05ED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92.7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A320C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7835B1A">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EA5F904">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B307E1D">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D6B4CD4">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EDA91CC">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FFC3906">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6B6BF007">
            <w:pPr>
              <w:snapToGrid w:val="0"/>
              <w:ind w:left="0" w:leftChars="0" w:right="0" w:rightChars="0" w:firstLine="0" w:firstLineChars="0"/>
              <w:jc w:val="center"/>
              <w:rPr>
                <w:rFonts w:hint="default" w:ascii="Segoe UI" w:hAnsi="Segoe UI" w:eastAsia="Segoe UI" w:cs="Segoe UI"/>
                <w:sz w:val="18"/>
                <w:szCs w:val="18"/>
              </w:rPr>
            </w:pPr>
          </w:p>
        </w:tc>
      </w:tr>
      <w:tr w14:paraId="645F8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203D82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AMI</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1E4AC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93.3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88E52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94.5</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E712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B02AF97">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DA54D50">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E73B5DD">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6393B15">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BFFAB67">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25D72D2D">
            <w:pPr>
              <w:snapToGrid w:val="0"/>
              <w:ind w:left="0" w:leftChars="0" w:right="0" w:rightChars="0" w:firstLine="0" w:firstLineChars="0"/>
              <w:jc w:val="center"/>
              <w:rPr>
                <w:rFonts w:hint="default" w:ascii="Segoe UI" w:hAnsi="Segoe UI" w:eastAsia="Segoe UI" w:cs="Segoe UI"/>
                <w:sz w:val="18"/>
                <w:szCs w:val="18"/>
              </w:rPr>
            </w:pPr>
          </w:p>
        </w:tc>
      </w:tr>
      <w:tr w14:paraId="1E4D9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4FA388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PCE</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71DD2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89.4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A6058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92.8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69CF4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91.0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08C0C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8E22579">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1F49423">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208C4C9">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632982E">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75C22999">
            <w:pPr>
              <w:snapToGrid w:val="0"/>
              <w:ind w:left="0" w:leftChars="0" w:right="0" w:rightChars="0" w:firstLine="0" w:firstLineChars="0"/>
              <w:jc w:val="center"/>
              <w:rPr>
                <w:rFonts w:hint="default" w:ascii="Segoe UI" w:hAnsi="Segoe UI" w:eastAsia="Segoe UI" w:cs="Segoe UI"/>
                <w:sz w:val="18"/>
                <w:szCs w:val="18"/>
              </w:rPr>
            </w:pPr>
          </w:p>
        </w:tc>
      </w:tr>
      <w:tr w14:paraId="3511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4E41D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NOP</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74997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81.2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055E2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83.6</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A9380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83.7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F5DB2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88.9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320CC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C9E7D0F">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E164270">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84D5D0B">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5F23BE81">
            <w:pPr>
              <w:snapToGrid w:val="0"/>
              <w:ind w:left="0" w:leftChars="0" w:right="0" w:rightChars="0" w:firstLine="0" w:firstLineChars="0"/>
              <w:jc w:val="center"/>
              <w:rPr>
                <w:rFonts w:hint="default" w:ascii="Segoe UI" w:hAnsi="Segoe UI" w:eastAsia="Segoe UI" w:cs="Segoe UI"/>
                <w:sz w:val="18"/>
                <w:szCs w:val="18"/>
              </w:rPr>
            </w:pPr>
          </w:p>
        </w:tc>
      </w:tr>
      <w:tr w14:paraId="415B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43C187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BCM</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C0DED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91.9</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2E475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92.4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109316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93.5</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A71F7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90.2</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37B77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85.0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80CFB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762CA34">
            <w:pPr>
              <w:snapToGrid w:val="0"/>
              <w:ind w:left="0" w:leftChars="0" w:right="0" w:rightChars="0" w:firstLine="0" w:firstLineChars="0"/>
              <w:jc w:val="center"/>
              <w:rPr>
                <w:rFonts w:hint="default" w:ascii="Segoe UI" w:hAnsi="Segoe UI" w:eastAsia="Segoe UI" w:cs="Segoe UI"/>
                <w:sz w:val="18"/>
                <w:szCs w:val="18"/>
              </w:rPr>
            </w:pP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2C9C6CD">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57116CBF">
            <w:pPr>
              <w:snapToGrid w:val="0"/>
              <w:ind w:left="0" w:leftChars="0" w:right="0" w:rightChars="0" w:firstLine="0" w:firstLineChars="0"/>
              <w:jc w:val="center"/>
              <w:rPr>
                <w:rFonts w:hint="default" w:ascii="Segoe UI" w:hAnsi="Segoe UI" w:eastAsia="Segoe UI" w:cs="Segoe UI"/>
                <w:sz w:val="18"/>
                <w:szCs w:val="18"/>
              </w:rPr>
            </w:pPr>
          </w:p>
        </w:tc>
      </w:tr>
      <w:tr w14:paraId="37A71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51FF47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MIC</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C3222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89.0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56B5B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91.1</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55494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93.1</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8056C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66473B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85.1</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7FB6C7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91.3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05E95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160AFC8">
            <w:pPr>
              <w:snapToGrid w:val="0"/>
              <w:ind w:left="0" w:leftChars="0" w:right="0" w:rightChars="0" w:firstLine="0" w:firstLineChars="0"/>
              <w:jc w:val="center"/>
              <w:rPr>
                <w:rFonts w:hint="default" w:ascii="Segoe UI" w:hAnsi="Segoe UI" w:eastAsia="Segoe UI" w:cs="Segoe UI"/>
                <w:sz w:val="18"/>
                <w:szCs w:val="18"/>
              </w:rPr>
            </w:pP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631C4034">
            <w:pPr>
              <w:snapToGrid w:val="0"/>
              <w:ind w:left="0" w:leftChars="0" w:right="0" w:rightChars="0" w:firstLine="0" w:firstLineChars="0"/>
              <w:jc w:val="center"/>
              <w:rPr>
                <w:rFonts w:hint="default" w:ascii="Segoe UI" w:hAnsi="Segoe UI" w:eastAsia="Segoe UI" w:cs="Segoe UI"/>
                <w:sz w:val="18"/>
                <w:szCs w:val="18"/>
              </w:rPr>
            </w:pPr>
          </w:p>
        </w:tc>
      </w:tr>
      <w:tr w14:paraId="29A80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49A13F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IME</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3ADB8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87.8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9EE30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89.4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2FC4CC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90.4</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B2F9C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93.3</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3CAC0B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89.8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088154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89.8</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582152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92.7</w:t>
            </w:r>
          </w:p>
        </w:tc>
        <w:tc>
          <w:tcPr>
            <w:tcW w:w="0" w:type="auto"/>
            <w:tcBorders>
              <w:top w:val="nil"/>
              <w:left w:val="nil"/>
              <w:bottom w:val="nil"/>
              <w:right w:val="nil"/>
            </w:tcBorders>
            <w:shd w:val="clear" w:color="auto" w:fill="auto"/>
            <w:noWrap w:val="0"/>
            <w:tcMar>
              <w:top w:w="120" w:type="dxa"/>
              <w:left w:w="192" w:type="dxa"/>
              <w:bottom w:w="120" w:type="dxa"/>
              <w:right w:w="192" w:type="dxa"/>
            </w:tcMar>
            <w:vAlign w:val="center"/>
          </w:tcPr>
          <w:p w14:paraId="49D3B9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865" w:type="dxa"/>
            <w:tcBorders>
              <w:top w:val="nil"/>
              <w:left w:val="nil"/>
              <w:bottom w:val="nil"/>
              <w:right w:val="nil"/>
            </w:tcBorders>
            <w:shd w:val="clear" w:color="auto" w:fill="auto"/>
            <w:noWrap w:val="0"/>
            <w:tcMar>
              <w:top w:w="120" w:type="dxa"/>
              <w:left w:w="192" w:type="dxa"/>
              <w:bottom w:w="120" w:type="dxa"/>
              <w:right w:w="-1" w:type="dxa"/>
            </w:tcMar>
            <w:vAlign w:val="center"/>
          </w:tcPr>
          <w:p w14:paraId="03B294AA">
            <w:pPr>
              <w:snapToGrid w:val="0"/>
              <w:ind w:left="0" w:leftChars="0" w:right="0" w:rightChars="0" w:firstLine="0" w:firstLineChars="0"/>
              <w:jc w:val="center"/>
              <w:rPr>
                <w:rFonts w:hint="default" w:ascii="Segoe UI" w:hAnsi="Segoe UI" w:eastAsia="Segoe UI" w:cs="Segoe UI"/>
                <w:sz w:val="18"/>
                <w:szCs w:val="18"/>
              </w:rPr>
            </w:pPr>
          </w:p>
        </w:tc>
      </w:tr>
      <w:tr w14:paraId="3749C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9"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77104A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6"/>
                <w:rFonts w:hint="default" w:ascii="Segoe UI" w:hAnsi="Segoe UI" w:eastAsia="Segoe UI" w:cs="Segoe UI"/>
                <w:b/>
                <w:bCs/>
                <w:kern w:val="0"/>
                <w:sz w:val="18"/>
                <w:szCs w:val="18"/>
                <w:lang w:val="en-US" w:eastAsia="zh-CN" w:bidi="ar"/>
              </w:rPr>
              <w:t>OCP</w:t>
            </w:r>
          </w:p>
        </w:tc>
        <w:tc>
          <w:tcPr>
            <w:tcW w:w="898"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6B05DE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84.7</w:t>
            </w:r>
          </w:p>
        </w:tc>
        <w:tc>
          <w:tcPr>
            <w:tcW w:w="870"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0449CA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87.9</w:t>
            </w:r>
          </w:p>
        </w:tc>
        <w:tc>
          <w:tcPr>
            <w:tcW w:w="84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6FD214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86.7</w:t>
            </w:r>
          </w:p>
        </w:tc>
        <w:tc>
          <w:tcPr>
            <w:tcW w:w="84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5DB63B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94.1</w:t>
            </w:r>
          </w:p>
        </w:tc>
        <w:tc>
          <w:tcPr>
            <w:tcW w:w="893"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4A5916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93.1</w:t>
            </w:r>
          </w:p>
        </w:tc>
        <w:tc>
          <w:tcPr>
            <w:tcW w:w="898"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0CDDF6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87.2</w:t>
            </w:r>
          </w:p>
        </w:tc>
        <w:tc>
          <w:tcPr>
            <w:tcW w:w="84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669F6A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87.8</w:t>
            </w:r>
          </w:p>
        </w:tc>
        <w:tc>
          <w:tcPr>
            <w:tcW w:w="844"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19F4CF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92.7</w:t>
            </w:r>
          </w:p>
        </w:tc>
        <w:tc>
          <w:tcPr>
            <w:tcW w:w="865"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564EAF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r>
    </w:tbl>
    <w:p w14:paraId="77844F8F">
      <w:pPr>
        <w:ind w:firstLine="0" w:firstLineChars="0"/>
        <w:rPr>
          <w:rFonts w:hint="default" w:eastAsia="宋体" w:cs="Times New Roman"/>
          <w:lang w:val="en-US" w:eastAsia="zh-CN"/>
        </w:rPr>
      </w:pPr>
    </w:p>
    <w:p w14:paraId="4A6357D0">
      <w:pPr>
        <w:ind w:firstLine="0" w:firstLineChars="0"/>
        <w:rPr>
          <w:rFonts w:hint="default" w:eastAsia="宋体" w:cs="Times New Roman"/>
          <w:lang w:val="en-US" w:eastAsia="zh-CN"/>
        </w:rPr>
      </w:pPr>
    </w:p>
    <w:p w14:paraId="4BB54B22">
      <w:pPr>
        <w:ind w:firstLine="0" w:firstLineChars="0"/>
        <w:rPr>
          <w:rFonts w:hint="eastAsia" w:ascii="黑体" w:hAnsi="黑体" w:eastAsia="黑体" w:cs="黑体"/>
          <w:i w:val="0"/>
          <w:iCs w:val="0"/>
          <w:kern w:val="2"/>
          <w:sz w:val="24"/>
          <w:szCs w:val="24"/>
          <w:u w:val="none"/>
          <w:lang w:val="en-US" w:eastAsia="zh-CN" w:bidi="ar-SA"/>
        </w:rPr>
      </w:pPr>
      <w:r>
        <w:rPr>
          <w:rFonts w:hint="eastAsia" w:ascii="黑体" w:hAnsi="黑体" w:eastAsia="黑体" w:cs="黑体"/>
          <w:i w:val="0"/>
          <w:iCs w:val="0"/>
          <w:kern w:val="2"/>
          <w:sz w:val="24"/>
          <w:szCs w:val="24"/>
          <w:u w:val="none"/>
          <w:lang w:val="en-US" w:eastAsia="zh-CN" w:bidi="ar-SA"/>
        </w:rPr>
        <w:drawing>
          <wp:inline distT="0" distB="0" distL="114300" distR="114300">
            <wp:extent cx="5271135" cy="2633345"/>
            <wp:effectExtent l="0" t="0" r="1905" b="3175"/>
            <wp:docPr id="19" name="图片 19" descr="1105ffaef3fc253dd373d44413e4e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105ffaef3fc253dd373d44413e4e4cf"/>
                    <pic:cNvPicPr>
                      <a:picLocks noChangeAspect="1"/>
                    </pic:cNvPicPr>
                  </pic:nvPicPr>
                  <pic:blipFill>
                    <a:blip r:embed="rId51"/>
                    <a:stretch>
                      <a:fillRect/>
                    </a:stretch>
                  </pic:blipFill>
                  <pic:spPr>
                    <a:xfrm>
                      <a:off x="0" y="0"/>
                      <a:ext cx="5271135" cy="2633345"/>
                    </a:xfrm>
                    <a:prstGeom prst="rect">
                      <a:avLst/>
                    </a:prstGeom>
                  </pic:spPr>
                </pic:pic>
              </a:graphicData>
            </a:graphic>
          </wp:inline>
        </w:drawing>
      </w:r>
    </w:p>
    <w:p w14:paraId="50B56823">
      <w:pPr>
        <w:pStyle w:val="11"/>
        <w:ind w:firstLine="0" w:firstLineChars="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Start w:id="79" w:name="_Toc8721"/>
      <w:r>
        <w:rPr>
          <w:rFonts w:hint="eastAsia"/>
          <w:lang w:val="en-US" w:eastAsia="zh-CN"/>
        </w:rPr>
        <w:t xml:space="preserve"> 9种气味混合物化学结构相似度矩阵（右）及聚类分析结果（左）</w:t>
      </w:r>
      <w:bookmarkEnd w:id="79"/>
    </w:p>
    <w:p w14:paraId="74DB8BCD">
      <w:pPr>
        <w:ind w:left="0" w:leftChars="0" w:firstLine="0" w:firstLineChars="0"/>
        <w:jc w:val="center"/>
        <w:rPr>
          <w:rFonts w:hint="eastAsia" w:cs="Times New Roman"/>
          <w:b/>
          <w:kern w:val="2"/>
          <w:sz w:val="21"/>
          <w:szCs w:val="18"/>
          <w:lang w:val="en-US" w:eastAsia="zh-CN" w:bidi="ar-SA"/>
        </w:rPr>
      </w:pPr>
      <w:r>
        <w:rPr>
          <w:rFonts w:hint="eastAsia" w:cs="Times New Roman"/>
          <w:b/>
          <w:kern w:val="2"/>
          <w:sz w:val="21"/>
          <w:szCs w:val="18"/>
          <w:lang w:val="en-US" w:eastAsia="zh-CN" w:bidi="ar-SA"/>
        </w:rPr>
        <w:t>Figure 4-2 Chemical structure similarity matrix (right) and cluster analysis results (left) of 9 odor mixtures</w:t>
      </w:r>
    </w:p>
    <w:p w14:paraId="32A823E9">
      <w:pPr>
        <w:ind w:left="0" w:leftChars="0" w:firstLine="0" w:firstLineChars="0"/>
        <w:jc w:val="both"/>
        <w:rPr>
          <w:rFonts w:hint="eastAsia" w:cs="Times New Roman"/>
          <w:b/>
          <w:kern w:val="2"/>
          <w:sz w:val="21"/>
          <w:szCs w:val="18"/>
          <w:lang w:val="en-US" w:eastAsia="zh-CN" w:bidi="ar-SA"/>
        </w:rPr>
      </w:pPr>
    </w:p>
    <w:p w14:paraId="6BB8EC57">
      <w:pPr>
        <w:pStyle w:val="4"/>
        <w:bidi w:val="0"/>
        <w:rPr>
          <w:rFonts w:hint="default"/>
          <w:lang w:val="en-US"/>
        </w:rPr>
      </w:pPr>
      <w:r>
        <w:rPr>
          <w:rFonts w:hint="eastAsia"/>
          <w:lang w:val="en-US" w:eastAsia="zh-CN"/>
        </w:rPr>
        <w:t xml:space="preserve">  </w:t>
      </w:r>
      <w:bookmarkStart w:id="80" w:name="_Toc25546"/>
      <w:r>
        <w:rPr>
          <w:rFonts w:hint="eastAsia" w:ascii="黑体" w:hAnsi="黑体" w:eastAsia="黑体" w:cs="黑体"/>
          <w:i w:val="0"/>
          <w:iCs w:val="0"/>
          <w:kern w:val="2"/>
          <w:sz w:val="24"/>
          <w:szCs w:val="24"/>
          <w:u w:val="none"/>
          <w:lang w:val="en-US" w:eastAsia="zh-CN" w:bidi="ar-SA"/>
        </w:rPr>
        <w:t>描述性统计与整体特征</w:t>
      </w:r>
      <w:bookmarkEnd w:id="80"/>
    </w:p>
    <w:p w14:paraId="2D17E2F5">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对所有非对角的72对相似度评分（36对×2个方向）进行描述性统计，结果显示平均相似度</w:t>
      </w:r>
      <w:r>
        <w:rPr>
          <w:rFonts w:hint="eastAsia" w:cs="Times New Roman"/>
          <w:i w:val="0"/>
          <w:iCs w:val="0"/>
          <w:kern w:val="2"/>
          <w:sz w:val="24"/>
          <w:szCs w:val="24"/>
          <w:u w:val="none"/>
          <w:lang w:val="en-US" w:eastAsia="zh-CN" w:bidi="ar-SA"/>
        </w:rPr>
        <w:t>为</w:t>
      </w:r>
      <w:r>
        <w:rPr>
          <w:rFonts w:hint="default" w:ascii="Times New Roman" w:hAnsi="Times New Roman" w:eastAsia="宋体" w:cs="Times New Roman"/>
          <w:i w:val="0"/>
          <w:iCs w:val="0"/>
          <w:kern w:val="2"/>
          <w:sz w:val="24"/>
          <w:szCs w:val="24"/>
          <w:u w:val="none"/>
          <w:lang w:val="en-US" w:eastAsia="zh-CN" w:bidi="ar-SA"/>
        </w:rPr>
        <w:t>89.4%（SD = 3.6%）</w:t>
      </w:r>
      <w:r>
        <w:rPr>
          <w:rFonts w:hint="eastAsia" w:cs="Times New Roman"/>
          <w:i w:val="0"/>
          <w:iCs w:val="0"/>
          <w:kern w:val="2"/>
          <w:sz w:val="24"/>
          <w:szCs w:val="24"/>
          <w:u w:val="none"/>
          <w:lang w:val="en-US" w:eastAsia="zh-CN" w:bidi="ar-SA"/>
        </w:rPr>
        <w:t>；其中</w:t>
      </w:r>
      <w:r>
        <w:rPr>
          <w:rFonts w:hint="default" w:ascii="Times New Roman" w:hAnsi="Times New Roman" w:eastAsia="宋体" w:cs="Times New Roman"/>
          <w:i w:val="0"/>
          <w:iCs w:val="0"/>
          <w:kern w:val="2"/>
          <w:sz w:val="24"/>
          <w:szCs w:val="24"/>
          <w:u w:val="none"/>
          <w:lang w:val="en-US" w:eastAsia="zh-CN" w:bidi="ar-SA"/>
        </w:rPr>
        <w:t>最低相似度</w:t>
      </w:r>
      <w:r>
        <w:rPr>
          <w:rFonts w:hint="eastAsia" w:cs="Times New Roman"/>
          <w:i w:val="0"/>
          <w:iCs w:val="0"/>
          <w:kern w:val="2"/>
          <w:sz w:val="24"/>
          <w:szCs w:val="24"/>
          <w:u w:val="none"/>
          <w:lang w:val="en-US" w:eastAsia="zh-CN" w:bidi="ar-SA"/>
        </w:rPr>
        <w:t>为</w:t>
      </w:r>
      <w:r>
        <w:rPr>
          <w:rFonts w:hint="default" w:ascii="Times New Roman" w:hAnsi="Times New Roman" w:eastAsia="宋体" w:cs="Times New Roman"/>
          <w:i w:val="0"/>
          <w:iCs w:val="0"/>
          <w:kern w:val="2"/>
          <w:sz w:val="24"/>
          <w:szCs w:val="24"/>
          <w:u w:val="none"/>
          <w:lang w:val="en-US" w:eastAsia="zh-CN" w:bidi="ar-SA"/>
        </w:rPr>
        <w:t>81.2%（EGM与NOP</w:t>
      </w:r>
      <w:r>
        <w:rPr>
          <w:rFonts w:hint="eastAsia" w:cs="Times New Roman"/>
          <w:i w:val="0"/>
          <w:iCs w:val="0"/>
          <w:kern w:val="2"/>
          <w:sz w:val="24"/>
          <w:szCs w:val="24"/>
          <w:u w:val="none"/>
          <w:lang w:val="en-US" w:eastAsia="zh-CN" w:bidi="ar-SA"/>
        </w:rPr>
        <w:t>；最高相似度为</w:t>
      </w:r>
      <w:r>
        <w:rPr>
          <w:rFonts w:hint="default" w:ascii="Times New Roman" w:hAnsi="Times New Roman" w:eastAsia="宋体" w:cs="Times New Roman"/>
          <w:i w:val="0"/>
          <w:iCs w:val="0"/>
          <w:kern w:val="2"/>
          <w:sz w:val="24"/>
          <w:szCs w:val="24"/>
          <w:u w:val="none"/>
          <w:lang w:val="en-US" w:eastAsia="zh-CN" w:bidi="ar-SA"/>
        </w:rPr>
        <w:t>94.5%（CGA与AMI）</w:t>
      </w:r>
      <w:r>
        <w:rPr>
          <w:rFonts w:hint="eastAsia" w:cs="Times New Roman"/>
          <w:i w:val="0"/>
          <w:iCs w:val="0"/>
          <w:kern w:val="2"/>
          <w:sz w:val="24"/>
          <w:szCs w:val="24"/>
          <w:u w:val="none"/>
          <w:lang w:val="en-US" w:eastAsia="zh-CN" w:bidi="ar-SA"/>
        </w:rPr>
        <w:t>。整体来看，</w:t>
      </w:r>
      <w:r>
        <w:rPr>
          <w:rFonts w:hint="default" w:ascii="Times New Roman" w:hAnsi="Times New Roman" w:eastAsia="宋体" w:cs="Times New Roman"/>
          <w:i w:val="0"/>
          <w:iCs w:val="0"/>
          <w:kern w:val="2"/>
          <w:sz w:val="24"/>
          <w:szCs w:val="24"/>
          <w:u w:val="none"/>
          <w:lang w:val="en-US" w:eastAsia="zh-CN" w:bidi="ar-SA"/>
        </w:rPr>
        <w:t>72对比较中，有68对（94.4%）的相似度高于85%；所有比较的相似度均高于80%。</w:t>
      </w:r>
    </w:p>
    <w:p w14:paraId="7F175A3A">
      <w:pPr>
        <w:pStyle w:val="21"/>
        <w:keepNext w:val="0"/>
        <w:keepLines w:val="0"/>
        <w:widowControl/>
        <w:suppressLineNumbers w:val="0"/>
        <w:shd w:val="clear"/>
        <w:spacing w:before="192" w:beforeAutospacing="0" w:after="192" w:afterAutospacing="0"/>
        <w:ind w:left="0" w:leftChars="0" w:right="0" w:firstLine="420" w:firstLineChars="0"/>
        <w:rPr>
          <w:rFonts w:hint="default"/>
          <w:lang w:val="en-US"/>
        </w:rPr>
      </w:pPr>
      <w:r>
        <w:rPr>
          <w:rFonts w:hint="default" w:ascii="Times New Roman" w:hAnsi="Times New Roman" w:eastAsia="宋体" w:cs="Times New Roman"/>
          <w:i w:val="0"/>
          <w:iCs w:val="0"/>
          <w:kern w:val="2"/>
          <w:sz w:val="24"/>
          <w:szCs w:val="24"/>
          <w:u w:val="none"/>
          <w:lang w:val="en-US" w:eastAsia="zh-CN" w:bidi="ar-SA"/>
        </w:rPr>
        <w:t>这一结果表明，在本研究所选取的九种气味混合物之间，参与者的感知相似度普遍处于较高水平。即使是被评定为“最不相似”的EGM与NOP，其相似度评分亦超过80%。这意味着，尽管这些混合物在化学结构上存在可量化的差异，但在参与者的主观嗅觉体验中，它们仍然属于一个高度同质的刺激集合。</w:t>
      </w:r>
    </w:p>
    <w:p w14:paraId="3D44CF00">
      <w:pPr>
        <w:pStyle w:val="4"/>
        <w:bidi w:val="0"/>
        <w:rPr>
          <w:rFonts w:hint="default"/>
          <w:lang w:val="en-US"/>
        </w:rPr>
      </w:pPr>
      <w:r>
        <w:rPr>
          <w:rFonts w:hint="eastAsia"/>
          <w:lang w:val="en-US" w:eastAsia="zh-CN"/>
        </w:rPr>
        <w:t xml:space="preserve">  </w:t>
      </w:r>
      <w:bookmarkStart w:id="81" w:name="_Toc26359"/>
      <w:r>
        <w:rPr>
          <w:rFonts w:hint="default" w:ascii="黑体" w:hAnsi="黑体" w:eastAsia="黑体" w:cs="黑体"/>
          <w:i w:val="0"/>
          <w:iCs w:val="0"/>
          <w:kern w:val="2"/>
          <w:sz w:val="24"/>
          <w:szCs w:val="24"/>
          <w:u w:val="none"/>
          <w:lang w:val="en-US" w:eastAsia="zh-CN" w:bidi="ar-SA"/>
        </w:rPr>
        <w:t>感知相似度与研究变量的关联</w:t>
      </w:r>
      <w:bookmarkEnd w:id="81"/>
    </w:p>
    <w:p w14:paraId="117F3E7F">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为进一步探究感知相似度的潜在模式，我们将相似度数据与研究二中预设的化学复杂度分组进行了关联分析。</w:t>
      </w:r>
    </w:p>
    <w:p w14:paraId="6C2C8C32">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研究二根据RDKit化学结构复杂度，将九种混合物划分为高、中、低三个水平，并据此构建了三个实验组（组1：EGM/PCE/MIC；组2：CGA/NOP/IME；组3：AMI/BCM/OCP）。若化学复杂度分组具有感知层面的意义，则应观察到组内相似度高于组间相似度的趋势。</w:t>
      </w:r>
    </w:p>
    <w:p w14:paraId="3CA0929F">
      <w:pPr>
        <w:pStyle w:val="21"/>
        <w:keepNext w:val="0"/>
        <w:keepLines w:val="0"/>
        <w:widowControl/>
        <w:suppressLineNumbers w:val="0"/>
        <w:shd w:val="clear"/>
        <w:spacing w:before="192" w:beforeAutospacing="0" w:after="192" w:afterAutospacing="0"/>
        <w:ind w:left="0" w:right="0" w:firstLine="0"/>
      </w:pPr>
      <w:r>
        <w:rPr>
          <w:rFonts w:hint="default" w:ascii="Times New Roman" w:hAnsi="Times New Roman" w:eastAsia="宋体" w:cs="Times New Roman"/>
          <w:i w:val="0"/>
          <w:iCs w:val="0"/>
          <w:kern w:val="2"/>
          <w:sz w:val="24"/>
          <w:szCs w:val="24"/>
          <w:u w:val="none"/>
          <w:lang w:val="en-US" w:eastAsia="zh-CN" w:bidi="ar-SA"/>
        </w:rPr>
        <w:t>计算各组内混合物对的平均相似度，并与全体平均相似度（89.4%）进行比较：</w:t>
      </w:r>
    </w:p>
    <w:p w14:paraId="61D24F1B">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组1（EGM, PCE, MIC）：平均相似度为90.8%（EGM-PCE: 89.4%, EGM-MIC: 89.0%, PCE-MIC: 90.0%），略高于总体均值。</w:t>
      </w:r>
    </w:p>
    <w:p w14:paraId="7E54F643">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组2（CGA, NOP, IME）：平均相似度为87.6%（CGA-NOP: 83.6%, CGA-IME: 89.4%, NOP-IME: 89.8%），低于总体均值。</w:t>
      </w:r>
    </w:p>
    <w:p w14:paraId="73AE0D83">
      <w:pPr>
        <w:pStyle w:val="21"/>
        <w:keepNext w:val="0"/>
        <w:keepLines w:val="0"/>
        <w:widowControl/>
        <w:suppressLineNumbers w:val="0"/>
        <w:shd w:val="clear"/>
        <w:spacing w:before="192" w:beforeAutospacing="0" w:after="192" w:afterAutospacing="0"/>
        <w:ind w:left="0" w:right="0" w:firstLine="0"/>
      </w:pPr>
      <w:r>
        <w:rPr>
          <w:rFonts w:hint="default" w:ascii="Times New Roman" w:hAnsi="Times New Roman" w:eastAsia="宋体" w:cs="Times New Roman"/>
          <w:i w:val="0"/>
          <w:iCs w:val="0"/>
          <w:kern w:val="2"/>
          <w:sz w:val="24"/>
          <w:szCs w:val="24"/>
          <w:u w:val="none"/>
          <w:lang w:val="en-US" w:eastAsia="zh-CN" w:bidi="ar-SA"/>
        </w:rPr>
        <w:t>组3（AMI, BCM, OCP）：平均相似度为89.2%（AMI-BCM: 93.5%, AMI-OCP: 86.7%, BCM-OCP: 87.2%），与总体均值持平。</w:t>
      </w:r>
    </w:p>
    <w:p w14:paraId="42B71C6A">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上述分析显示，各组内部的感知相似度并未系统性地高于组间相似度。组2的内部相似度甚至低于总体均值。这表明，基于RDKit指纹计算所划分的化学复杂度分组，并未在感知相似性上得到对应体现。</w:t>
      </w:r>
    </w:p>
    <w:p w14:paraId="289D8001">
      <w:pPr>
        <w:pStyle w:val="4"/>
        <w:bidi w:val="0"/>
        <w:rPr>
          <w:rFonts w:hint="default"/>
          <w:lang w:val="en-US"/>
        </w:rPr>
      </w:pPr>
      <w:r>
        <w:rPr>
          <w:rFonts w:hint="eastAsia"/>
          <w:lang w:val="en-US" w:eastAsia="zh-CN"/>
        </w:rPr>
        <w:t xml:space="preserve">  </w:t>
      </w:r>
      <w:bookmarkStart w:id="82" w:name="_Toc725"/>
      <w:r>
        <w:rPr>
          <w:rFonts w:hint="eastAsia" w:ascii="黑体" w:hAnsi="黑体" w:cs="黑体"/>
          <w:i w:val="0"/>
          <w:iCs w:val="0"/>
          <w:kern w:val="2"/>
          <w:sz w:val="24"/>
          <w:szCs w:val="24"/>
          <w:u w:val="none"/>
          <w:lang w:val="en-US" w:eastAsia="zh-CN" w:bidi="ar-SA"/>
        </w:rPr>
        <w:t>讨论</w:t>
      </w:r>
      <w:bookmarkEnd w:id="82"/>
    </w:p>
    <w:p w14:paraId="6D6C60FD">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感知相似度分析的结果为研究二中观察到的阴性结果提供了重要的背景信息。</w:t>
      </w:r>
    </w:p>
    <w:p w14:paraId="7E3D2B85">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首先，九种气味混合物之间普遍较高的感知相似度（均值89.4%，最低81.2%）表明，本研究选取的刺激材料在感知空间中高度聚集。这与部分参与者在</w:t>
      </w:r>
      <w:r>
        <w:rPr>
          <w:rFonts w:hint="eastAsia" w:cs="Times New Roman"/>
          <w:i w:val="0"/>
          <w:iCs w:val="0"/>
          <w:kern w:val="2"/>
          <w:sz w:val="24"/>
          <w:szCs w:val="24"/>
          <w:u w:val="none"/>
          <w:lang w:val="en-US" w:eastAsia="zh-CN" w:bidi="ar-SA"/>
        </w:rPr>
        <w:t>实验三</w:t>
      </w:r>
      <w:r>
        <w:rPr>
          <w:rFonts w:hint="default" w:ascii="Times New Roman" w:hAnsi="Times New Roman" w:eastAsia="宋体" w:cs="Times New Roman"/>
          <w:i w:val="0"/>
          <w:iCs w:val="0"/>
          <w:kern w:val="2"/>
          <w:sz w:val="24"/>
          <w:szCs w:val="24"/>
          <w:u w:val="none"/>
          <w:lang w:val="en-US" w:eastAsia="zh-CN" w:bidi="ar-SA"/>
        </w:rPr>
        <w:t>后口头反馈的“这些气味闻起来太像了”相一致。在感知差异如此有限的情况下，要求参与者在“复杂度”这一更为抽象和微妙的维度上做出精细区分，本身就是一项极具挑战性的任务。</w:t>
      </w:r>
    </w:p>
    <w:p w14:paraId="15D05623">
      <w:pPr>
        <w:pStyle w:val="21"/>
        <w:keepNext w:val="0"/>
        <w:keepLines w:val="0"/>
        <w:widowControl/>
        <w:suppressLineNumbers w:val="0"/>
        <w:shd w:val="clear"/>
        <w:spacing w:before="192" w:beforeAutospacing="0" w:after="192" w:afterAutospacing="0"/>
        <w:ind w:left="0" w:right="0" w:firstLine="0"/>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其次，基于RDKit化学复杂度所划分的实验分组，并未在感知相似度上得到有效验证。各组内部的相似度并不高于组间相似度，这进一步说明计算化学层面的结构差异未能有效转化为感知层面的区分度。换言之，本研究在实验设计阶段所预设的“高/中/低化学复杂度”分组，在参与者的主观体验中可能并不成立。</w:t>
      </w:r>
    </w:p>
    <w:p w14:paraId="4ED6C347">
      <w:pPr>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综合上述分析，可以认为：感知相似度过高是导致研究二未能观察到化学结构复杂度效应的一个重要的、非排他性的解释因素。这一发现提示未来的研究，在探究嗅觉感知复杂度时，除控制成分数量和计算化学结构指标外，还应将刺激材料在感知空间中的分布广度作为关键的实验设计考量。通过预实验筛选在感知上差异更为显著的气味组合，或采用自适应的心理物理学方法（如多维标度法，MDS）来揭示感知空间的潜在结构，将有助于提高实验的敏感性。</w:t>
      </w:r>
    </w:p>
    <w:p w14:paraId="7704326E">
      <w:pPr>
        <w:pStyle w:val="3"/>
        <w:bidi w:val="0"/>
        <w:rPr>
          <w:rFonts w:hint="default"/>
          <w:lang w:val="en-US" w:eastAsia="zh-CN"/>
        </w:rPr>
      </w:pPr>
      <w:r>
        <w:rPr>
          <w:rFonts w:hint="eastAsia"/>
          <w:lang w:val="en-US" w:eastAsia="zh-CN"/>
        </w:rPr>
        <w:t xml:space="preserve">  </w:t>
      </w:r>
      <w:bookmarkStart w:id="83" w:name="_Toc10877"/>
      <w:r>
        <w:rPr>
          <w:rFonts w:hint="eastAsia" w:ascii="黑体" w:hAnsi="黑体" w:eastAsia="黑体" w:cs="黑体"/>
          <w:i w:val="0"/>
          <w:iCs w:val="0"/>
          <w:kern w:val="2"/>
          <w:sz w:val="24"/>
          <w:szCs w:val="24"/>
          <w:u w:val="none"/>
          <w:lang w:val="en-US" w:eastAsia="zh-CN" w:bidi="ar-SA"/>
        </w:rPr>
        <w:t>总讨论</w:t>
      </w:r>
      <w:bookmarkEnd w:id="83"/>
    </w:p>
    <w:p w14:paraId="008DB2AC">
      <w:pPr>
        <w:keepNext w:val="0"/>
        <w:keepLines w:val="0"/>
        <w:widowControl/>
        <w:numPr>
          <w:ilvl w:val="0"/>
          <w:numId w:val="0"/>
        </w:numPr>
        <w:suppressLineNumbers w:val="0"/>
        <w:shd w:val="clear"/>
        <w:spacing w:before="192" w:beforeAutospacing="0" w:after="192" w:afterAutospacing="0" w:line="300" w:lineRule="auto"/>
        <w:ind w:right="0" w:rightChars="0" w:firstLine="420" w:firstLineChars="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综合研究一与研究二的全部发现，本研究可得出以下几点核心结论并进行相应讨论。</w:t>
      </w:r>
    </w:p>
    <w:p w14:paraId="5696AF67">
      <w:pPr>
        <w:keepNext w:val="0"/>
        <w:keepLines w:val="0"/>
        <w:widowControl/>
        <w:numPr>
          <w:ilvl w:val="0"/>
          <w:numId w:val="0"/>
        </w:numPr>
        <w:suppressLineNumbers w:val="0"/>
        <w:shd w:val="clear"/>
        <w:spacing w:before="192" w:beforeAutospacing="0" w:after="192" w:afterAutospacing="0" w:line="300" w:lineRule="auto"/>
        <w:ind w:right="0" w:rightChars="0" w:firstLine="420" w:firstLineChars="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首先，本研究证实了成分数量对气味混合物感知复杂度的有限影响。当成分从2种增至4种时，主观复杂度显著提升；但超过4种后，数量效应达到饱和。这一“4种成分”的阈值与以往关于人类气味识别能力上限的经典研究结论高度吻合，这不仅验证了本实验范式的有效性，也共同指向了人类嗅觉信息处理通道存在一个特定的容量瓶颈。此瓶颈可能反映了嗅觉系统在分析性加工与配置性加工之间的策略转换点。</w:t>
      </w:r>
    </w:p>
    <w:p w14:paraId="7BE15116">
      <w:pPr>
        <w:keepNext w:val="0"/>
        <w:keepLines w:val="0"/>
        <w:widowControl/>
        <w:numPr>
          <w:ilvl w:val="0"/>
          <w:numId w:val="0"/>
        </w:numPr>
        <w:suppressLineNumbers w:val="0"/>
        <w:shd w:val="clear"/>
        <w:spacing w:before="192" w:beforeAutospacing="0" w:after="192" w:afterAutospacing="0" w:line="300" w:lineRule="auto"/>
        <w:ind w:right="0" w:rightChars="0" w:firstLine="420" w:firstLineChars="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其次，与研究假设相悖，本研究未能发现分子亚结构相似性对感知复杂度的独立、直接影响。尽管在研究二中精心操纵了混合物的化学结构复杂度，但参与者的主观评分并未体现出相应的区分。随后的综合数据分析明确揭示，主观复杂度感知主要由强度、愉悦性和熟悉性等心理物理维度的联合效应所驱动，其中强度是最主要的贡献因子。换言之，在个体进行复杂度判断时，“闻起来有多强烈”和“闻起来有多好</w:t>
      </w:r>
      <w:r>
        <w:rPr>
          <w:rFonts w:hint="eastAsia" w:ascii="Times New Roman" w:hAnsi="Times New Roman" w:eastAsia="宋体" w:cs="Times New Roman"/>
          <w:i w:val="0"/>
          <w:iCs w:val="0"/>
          <w:kern w:val="2"/>
          <w:sz w:val="24"/>
          <w:szCs w:val="24"/>
          <w:u w:val="none"/>
          <w:lang w:val="en-US" w:eastAsia="zh-CN" w:bidi="ar-SA"/>
        </w:rPr>
        <w:t>闻</w:t>
      </w:r>
      <w:r>
        <w:rPr>
          <w:rFonts w:hint="default" w:ascii="Times New Roman" w:hAnsi="Times New Roman" w:eastAsia="宋体" w:cs="Times New Roman"/>
          <w:i w:val="0"/>
          <w:iCs w:val="0"/>
          <w:kern w:val="2"/>
          <w:sz w:val="24"/>
          <w:szCs w:val="24"/>
          <w:u w:val="none"/>
          <w:lang w:val="en-US" w:eastAsia="zh-CN" w:bidi="ar-SA"/>
        </w:rPr>
        <w:t>”</w:t>
      </w:r>
      <w:r>
        <w:rPr>
          <w:rFonts w:hint="eastAsia" w:ascii="Times New Roman" w:hAnsi="Times New Roman" w:eastAsia="宋体" w:cs="Times New Roman"/>
          <w:i w:val="0"/>
          <w:iCs w:val="0"/>
          <w:kern w:val="2"/>
          <w:sz w:val="24"/>
          <w:szCs w:val="24"/>
          <w:u w:val="none"/>
          <w:lang w:val="en-US" w:eastAsia="zh-CN" w:bidi="ar-SA"/>
        </w:rPr>
        <w:t>可能</w:t>
      </w:r>
      <w:r>
        <w:rPr>
          <w:rFonts w:hint="default" w:ascii="Times New Roman" w:hAnsi="Times New Roman" w:eastAsia="宋体" w:cs="Times New Roman"/>
          <w:i w:val="0"/>
          <w:iCs w:val="0"/>
          <w:kern w:val="2"/>
          <w:sz w:val="24"/>
          <w:szCs w:val="24"/>
          <w:u w:val="none"/>
          <w:lang w:val="en-US" w:eastAsia="zh-CN" w:bidi="ar-SA"/>
        </w:rPr>
        <w:t>是比分子结构相似度更具决定性的内部线索。</w:t>
      </w:r>
    </w:p>
    <w:p w14:paraId="2AA0EC54">
      <w:pPr>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对于研究二未能观察到预期效应的阴性结果，我们认为可能源于以下几个深层次原因：</w:t>
      </w:r>
    </w:p>
    <w:p w14:paraId="598DB562">
      <w:pPr>
        <w:pStyle w:val="4"/>
        <w:bidi w:val="0"/>
        <w:rPr>
          <w:rFonts w:hint="default"/>
          <w:lang w:val="en-US" w:eastAsia="zh-CN"/>
        </w:rPr>
      </w:pPr>
      <w:r>
        <w:rPr>
          <w:rFonts w:hint="eastAsia"/>
          <w:lang w:val="en-US" w:eastAsia="zh-CN"/>
        </w:rPr>
        <w:t xml:space="preserve">  </w:t>
      </w:r>
      <w:bookmarkStart w:id="84" w:name="_Toc16236"/>
      <w:r>
        <w:rPr>
          <w:rFonts w:hint="eastAsia" w:ascii="黑体" w:hAnsi="黑体" w:eastAsia="黑体" w:cs="黑体"/>
          <w:i w:val="0"/>
          <w:iCs w:val="0"/>
          <w:kern w:val="2"/>
          <w:sz w:val="24"/>
          <w:szCs w:val="24"/>
          <w:u w:val="none"/>
          <w:lang w:val="en-US" w:eastAsia="zh-CN" w:bidi="ar-SA"/>
        </w:rPr>
        <w:t>化学相似性与感知相似性的非线性关系</w:t>
      </w:r>
      <w:bookmarkEnd w:id="84"/>
    </w:p>
    <w:p w14:paraId="72E6DE10">
      <w:pPr>
        <w:widowControl w:val="0"/>
        <w:spacing w:line="300" w:lineRule="auto"/>
        <w:ind w:firstLine="480" w:firstLineChars="200"/>
        <w:jc w:val="both"/>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尽管我们采用了文献中表现优异的化学信息学方法来计算结构相似性，但化学空间的距离与人类嗅觉感知空间的距离之间并非简单的线性映射 [</w:t>
      </w:r>
      <w:r>
        <w:rPr>
          <w:rFonts w:hint="eastAsia" w:ascii="Times New Roman" w:hAnsi="Times New Roman" w:eastAsia="宋体" w:cs="Times New Roman"/>
          <w:i w:val="0"/>
          <w:iCs w:val="0"/>
          <w:kern w:val="2"/>
          <w:sz w:val="24"/>
          <w:szCs w:val="24"/>
          <w:u w:val="none"/>
          <w:lang w:val="en-US" w:eastAsia="zh-CN" w:bidi="ar-SA"/>
        </w:rPr>
        <w:t>23</w:t>
      </w:r>
      <w:r>
        <w:rPr>
          <w:rFonts w:hint="default" w:ascii="Times New Roman" w:hAnsi="Times New Roman" w:eastAsia="宋体" w:cs="Times New Roman"/>
          <w:i w:val="0"/>
          <w:iCs w:val="0"/>
          <w:kern w:val="2"/>
          <w:sz w:val="24"/>
          <w:szCs w:val="24"/>
          <w:u w:val="none"/>
          <w:lang w:val="en-US" w:eastAsia="zh-CN" w:bidi="ar-SA"/>
        </w:rPr>
        <w:t>] 。Sharma等人系统探讨了这一被称为“结构-气味关系”（Structure-Odour-Relationship）的核心难题，指出将气味分子的化学结构域映射到感知表征域异常困难 [3</w:t>
      </w:r>
      <w:r>
        <w:rPr>
          <w:rFonts w:hint="eastAsia" w:ascii="Times New Roman" w:hAnsi="Times New Roman" w:eastAsia="宋体" w:cs="Times New Roman"/>
          <w:i w:val="0"/>
          <w:iCs w:val="0"/>
          <w:kern w:val="2"/>
          <w:sz w:val="24"/>
          <w:szCs w:val="24"/>
          <w:u w:val="none"/>
          <w:lang w:val="en-US" w:eastAsia="zh-CN" w:bidi="ar-SA"/>
        </w:rPr>
        <w:t>4</w:t>
      </w:r>
      <w:r>
        <w:rPr>
          <w:rFonts w:hint="default" w:ascii="Times New Roman" w:hAnsi="Times New Roman" w:eastAsia="宋体" w:cs="Times New Roman"/>
          <w:i w:val="0"/>
          <w:iCs w:val="0"/>
          <w:kern w:val="2"/>
          <w:sz w:val="24"/>
          <w:szCs w:val="24"/>
          <w:u w:val="none"/>
          <w:lang w:val="en-US" w:eastAsia="zh-CN" w:bidi="ar-SA"/>
        </w:rPr>
        <w:t>] 。Snitz等人的研究在构建基于结构向量预测气味混合物感知相似性的计算模型时也发现，单一的线性映射无法充分解释化学结构与感知之间的距离关系 [27] 。我们配制的混合物虽然计算复杂度不同，但它们在高维的感知空间中可能仍处于相近的位置，导致参与者无法做出有效区分。若要观察到化学结构的显著效应，未来研究可能需要选取在感知品质上跨度更大、更极端的分子组合（如全醇类组 vs. 醇、醛、酮、酯混合组），但这又将引入感知品质差异与结构复杂度差异的混淆问题。</w:t>
      </w:r>
    </w:p>
    <w:p w14:paraId="47EEEBE5">
      <w:pPr>
        <w:pStyle w:val="4"/>
        <w:bidi w:val="0"/>
        <w:rPr>
          <w:rFonts w:hint="default"/>
          <w:lang w:val="en-US" w:eastAsia="zh-CN"/>
        </w:rPr>
      </w:pPr>
      <w:r>
        <w:rPr>
          <w:rFonts w:hint="eastAsia"/>
          <w:lang w:val="en-US" w:eastAsia="zh-CN"/>
        </w:rPr>
        <w:t xml:space="preserve">  </w:t>
      </w:r>
      <w:bookmarkStart w:id="85" w:name="_Toc9184"/>
      <w:r>
        <w:rPr>
          <w:rFonts w:hint="default" w:ascii="黑体" w:hAnsi="黑体" w:eastAsia="黑体" w:cs="黑体"/>
          <w:i w:val="0"/>
          <w:iCs w:val="0"/>
          <w:kern w:val="2"/>
          <w:sz w:val="24"/>
          <w:szCs w:val="24"/>
          <w:u w:val="none"/>
          <w:lang w:val="en-US" w:eastAsia="zh-CN" w:bidi="ar-SA"/>
        </w:rPr>
        <w:t>语义标签的剥离</w:t>
      </w:r>
      <w:bookmarkEnd w:id="85"/>
    </w:p>
    <w:p w14:paraId="46216A04">
      <w:pPr>
        <w:keepNext w:val="0"/>
        <w:keepLines w:val="0"/>
        <w:widowControl/>
        <w:suppressLineNumbers w:val="0"/>
        <w:shd w:val="clear"/>
        <w:spacing w:before="192" w:beforeAutospacing="0" w:after="192" w:afterAutospacing="0" w:line="300" w:lineRule="auto"/>
        <w:ind w:right="0" w:rightChars="0" w:firstLine="420" w:firstLineChars="0"/>
        <w:jc w:val="left"/>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为了控制语义信息对感知判断的干扰，本研究特意选取了不易命名的气味分子。然而，复杂度判断作为一种高阶认知加工过程，可能本身就高度依赖于气味的可命名性及语义关联。事实上，气味命名困难是嗅觉区别于其他感官的显著特征之一</w:t>
      </w:r>
      <w:r>
        <w:rPr>
          <w:rFonts w:hint="eastAsia" w:ascii="Times New Roman" w:hAnsi="Times New Roman" w:eastAsia="宋体" w:cs="Times New Roman"/>
          <w:i w:val="0"/>
          <w:iCs w:val="0"/>
          <w:kern w:val="2"/>
          <w:sz w:val="24"/>
          <w:szCs w:val="24"/>
          <w:u w:val="none"/>
          <w:lang w:val="en-US" w:eastAsia="zh-CN" w:bidi="ar-SA"/>
        </w:rPr>
        <w:t>，</w:t>
      </w:r>
      <w:r>
        <w:rPr>
          <w:rFonts w:hint="default" w:ascii="Times New Roman" w:hAnsi="Times New Roman" w:eastAsia="宋体" w:cs="Times New Roman"/>
          <w:i w:val="0"/>
          <w:iCs w:val="0"/>
          <w:kern w:val="2"/>
          <w:sz w:val="24"/>
          <w:szCs w:val="24"/>
          <w:u w:val="none"/>
          <w:lang w:val="en-US" w:eastAsia="zh-CN" w:bidi="ar-SA"/>
        </w:rPr>
        <w:t>人们通常难以给气味贴上精确的语言标签，即便能够报告关于气味的多种其他品质 [3</w:t>
      </w:r>
      <w:r>
        <w:rPr>
          <w:rFonts w:hint="eastAsia" w:ascii="Times New Roman" w:hAnsi="Times New Roman" w:eastAsia="宋体" w:cs="Times New Roman"/>
          <w:i w:val="0"/>
          <w:iCs w:val="0"/>
          <w:kern w:val="2"/>
          <w:sz w:val="24"/>
          <w:szCs w:val="24"/>
          <w:u w:val="none"/>
          <w:lang w:val="en-US" w:eastAsia="zh-CN" w:bidi="ar-SA"/>
        </w:rPr>
        <w:t>5</w:t>
      </w:r>
      <w:r>
        <w:rPr>
          <w:rFonts w:hint="default" w:ascii="Times New Roman" w:hAnsi="Times New Roman" w:eastAsia="宋体" w:cs="Times New Roman"/>
          <w:i w:val="0"/>
          <w:iCs w:val="0"/>
          <w:kern w:val="2"/>
          <w:sz w:val="24"/>
          <w:szCs w:val="24"/>
          <w:u w:val="none"/>
          <w:lang w:val="en-US" w:eastAsia="zh-CN" w:bidi="ar-SA"/>
        </w:rPr>
        <w:t>] 。以往研究已表明，言语标签能够改变人们对气味的描述方式和反应模式 [3</w:t>
      </w:r>
      <w:r>
        <w:rPr>
          <w:rFonts w:hint="eastAsia" w:ascii="Times New Roman" w:hAnsi="Times New Roman" w:eastAsia="宋体" w:cs="Times New Roman"/>
          <w:i w:val="0"/>
          <w:iCs w:val="0"/>
          <w:kern w:val="2"/>
          <w:sz w:val="24"/>
          <w:szCs w:val="24"/>
          <w:u w:val="none"/>
          <w:lang w:val="en-US" w:eastAsia="zh-CN" w:bidi="ar-SA"/>
        </w:rPr>
        <w:t>6</w:t>
      </w:r>
      <w:r>
        <w:rPr>
          <w:rFonts w:hint="default" w:ascii="Times New Roman" w:hAnsi="Times New Roman" w:eastAsia="宋体" w:cs="Times New Roman"/>
          <w:i w:val="0"/>
          <w:iCs w:val="0"/>
          <w:kern w:val="2"/>
          <w:sz w:val="24"/>
          <w:szCs w:val="24"/>
          <w:u w:val="none"/>
          <w:lang w:val="en-US" w:eastAsia="zh-CN" w:bidi="ar-SA"/>
        </w:rPr>
        <w:t>] 。当气味的语义线索被剥离后，参与者可能失去了一个重要的复杂度判断锚点，导致对细微结构差异的感知变得异常困难。这一可能性提示语义表征与初级的嗅觉刺激表征在复杂度感知中可能存在未被探明的交互作用。</w:t>
      </w:r>
    </w:p>
    <w:p w14:paraId="4E592888">
      <w:pPr>
        <w:pStyle w:val="4"/>
        <w:bidi w:val="0"/>
        <w:rPr>
          <w:rFonts w:hint="default"/>
          <w:lang w:val="en-US" w:eastAsia="zh-CN"/>
        </w:rPr>
      </w:pPr>
      <w:r>
        <w:rPr>
          <w:rFonts w:hint="eastAsia"/>
          <w:lang w:val="en-US" w:eastAsia="zh-CN"/>
        </w:rPr>
        <w:t xml:space="preserve">  </w:t>
      </w:r>
      <w:bookmarkStart w:id="86" w:name="_Toc30704"/>
      <w:r>
        <w:rPr>
          <w:rFonts w:hint="default" w:ascii="黑体" w:hAnsi="黑体" w:eastAsia="黑体" w:cs="黑体"/>
          <w:i w:val="0"/>
          <w:iCs w:val="0"/>
          <w:kern w:val="2"/>
          <w:sz w:val="24"/>
          <w:szCs w:val="24"/>
          <w:u w:val="none"/>
          <w:lang w:val="en-US" w:eastAsia="zh-CN" w:bidi="ar-SA"/>
        </w:rPr>
        <w:t>测量工具的分辨率</w:t>
      </w:r>
      <w:bookmarkEnd w:id="86"/>
    </w:p>
    <w:p w14:paraId="2B717F2C">
      <w:pPr>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本研究采用5点李克特量表进行评分，其量程范围可能较窄，不足以捕捉参与者之间细微的感知差异。未来研究可考虑采用视觉模拟量表（VAS，0-100分）或更灵敏的心理物理学方法</w:t>
      </w:r>
      <w:r>
        <w:rPr>
          <w:rFonts w:hint="eastAsia" w:ascii="Times New Roman" w:hAnsi="Times New Roman" w:eastAsia="宋体" w:cs="Times New Roman"/>
          <w:i w:val="0"/>
          <w:iCs w:val="0"/>
          <w:kern w:val="2"/>
          <w:sz w:val="24"/>
          <w:szCs w:val="24"/>
          <w:u w:val="none"/>
          <w:lang w:val="en-US" w:eastAsia="zh-CN" w:bidi="ar-SA"/>
        </w:rPr>
        <w:t>，</w:t>
      </w:r>
      <w:r>
        <w:rPr>
          <w:rFonts w:hint="default" w:ascii="Times New Roman" w:hAnsi="Times New Roman" w:eastAsia="宋体" w:cs="Times New Roman"/>
          <w:i w:val="0"/>
          <w:iCs w:val="0"/>
          <w:kern w:val="2"/>
          <w:sz w:val="24"/>
          <w:szCs w:val="24"/>
          <w:u w:val="none"/>
          <w:lang w:val="en-US" w:eastAsia="zh-CN" w:bidi="ar-SA"/>
        </w:rPr>
        <w:t>如阶梯法测量差异阈限，以提高测量的精度。</w:t>
      </w:r>
    </w:p>
    <w:p w14:paraId="35E6823A">
      <w:pPr>
        <w:pStyle w:val="4"/>
        <w:bidi w:val="0"/>
        <w:rPr>
          <w:rFonts w:hint="default"/>
          <w:lang w:val="en-US" w:eastAsia="zh-CN"/>
        </w:rPr>
      </w:pPr>
      <w:r>
        <w:rPr>
          <w:rFonts w:hint="eastAsia"/>
          <w:lang w:val="en-US" w:eastAsia="zh-CN"/>
        </w:rPr>
        <w:t xml:space="preserve">  </w:t>
      </w:r>
      <w:bookmarkStart w:id="87" w:name="_Toc30186"/>
      <w:r>
        <w:rPr>
          <w:rFonts w:hint="default" w:ascii="黑体" w:hAnsi="黑体" w:eastAsia="黑体" w:cs="黑体"/>
          <w:i w:val="0"/>
          <w:iCs w:val="0"/>
          <w:kern w:val="2"/>
          <w:sz w:val="24"/>
          <w:szCs w:val="24"/>
          <w:u w:val="none"/>
          <w:lang w:val="en-US" w:eastAsia="zh-CN" w:bidi="ar-SA"/>
        </w:rPr>
        <w:t>嗅觉系统信息处理的独特性</w:t>
      </w:r>
      <w:bookmarkEnd w:id="87"/>
    </w:p>
    <w:p w14:paraId="63123EB1">
      <w:pPr>
        <w:rPr>
          <w:rFonts w:hint="default" w:ascii="Times New Roman" w:hAnsi="Times New Roman" w:eastAsia="宋体" w:cs="Times New Roman"/>
          <w:i w:val="0"/>
          <w:iCs w:val="0"/>
          <w:kern w:val="2"/>
          <w:sz w:val="24"/>
          <w:szCs w:val="24"/>
          <w:u w:val="none"/>
          <w:lang w:val="en-US" w:eastAsia="zh-CN" w:bidi="ar-SA"/>
        </w:rPr>
      </w:pPr>
      <w:r>
        <w:rPr>
          <w:rFonts w:hint="default" w:ascii="Times New Roman" w:hAnsi="Times New Roman" w:eastAsia="宋体" w:cs="Times New Roman"/>
          <w:i w:val="0"/>
          <w:iCs w:val="0"/>
          <w:kern w:val="2"/>
          <w:sz w:val="24"/>
          <w:szCs w:val="24"/>
          <w:u w:val="none"/>
          <w:lang w:val="en-US" w:eastAsia="zh-CN" w:bidi="ar-SA"/>
        </w:rPr>
        <w:t>从嗅觉通路的工作模式来看，气味分子在嗅上皮与受体的结合过程虽然由分子结构决定，但信号在嗅球汇聚并投射至梨状皮层后，经历了大量的信息重组与整合。研究表明，梨状皮层是气味混合物配置性加工的关键脑区：在啮齿动物的前梨状皮层（aPCX）中，被配置性感知的混合物被编码为区别于其单一成分的独立表征，而被元素性感知的混合物则被编码为与成分相似的集合 [</w:t>
      </w:r>
      <w:r>
        <w:rPr>
          <w:rFonts w:hint="eastAsia" w:cs="Times New Roman"/>
          <w:i w:val="0"/>
          <w:iCs w:val="0"/>
          <w:kern w:val="2"/>
          <w:sz w:val="24"/>
          <w:szCs w:val="24"/>
          <w:u w:val="none"/>
          <w:lang w:val="en-US" w:eastAsia="zh-CN" w:bidi="ar-SA"/>
        </w:rPr>
        <w:t>37</w:t>
      </w:r>
      <w:r>
        <w:rPr>
          <w:rFonts w:hint="default" w:ascii="Times New Roman" w:hAnsi="Times New Roman" w:eastAsia="宋体" w:cs="Times New Roman"/>
          <w:i w:val="0"/>
          <w:iCs w:val="0"/>
          <w:kern w:val="2"/>
          <w:sz w:val="24"/>
          <w:szCs w:val="24"/>
          <w:u w:val="none"/>
          <w:lang w:val="en-US" w:eastAsia="zh-CN" w:bidi="ar-SA"/>
        </w:rPr>
        <w:t>] 。在人类梨状皮层中，气味品质和气味分子结构被编码为可分离的神经表征，表明该脑区在气味信息的高阶整合中发挥着重要作用 [</w:t>
      </w:r>
      <w:r>
        <w:rPr>
          <w:rFonts w:hint="eastAsia" w:cs="Times New Roman"/>
          <w:i w:val="0"/>
          <w:iCs w:val="0"/>
          <w:kern w:val="2"/>
          <w:sz w:val="24"/>
          <w:szCs w:val="24"/>
          <w:u w:val="none"/>
          <w:lang w:val="en-US" w:eastAsia="zh-CN" w:bidi="ar-SA"/>
        </w:rPr>
        <w:t>38</w:t>
      </w:r>
      <w:r>
        <w:rPr>
          <w:rFonts w:hint="default" w:ascii="Times New Roman" w:hAnsi="Times New Roman" w:eastAsia="宋体" w:cs="Times New Roman"/>
          <w:i w:val="0"/>
          <w:iCs w:val="0"/>
          <w:kern w:val="2"/>
          <w:sz w:val="24"/>
          <w:szCs w:val="24"/>
          <w:u w:val="none"/>
          <w:lang w:val="en-US" w:eastAsia="zh-CN" w:bidi="ar-SA"/>
        </w:rPr>
        <w:t>] 。此外，梨状皮层中的气味表征呈现出高度灵活和可塑的结构，其编码方式既保留了基本的化学结构信息，又整合了学习经验和情感效价 [</w:t>
      </w:r>
      <w:r>
        <w:rPr>
          <w:rFonts w:hint="eastAsia" w:cs="Times New Roman"/>
          <w:i w:val="0"/>
          <w:iCs w:val="0"/>
          <w:kern w:val="2"/>
          <w:sz w:val="24"/>
          <w:szCs w:val="24"/>
          <w:u w:val="none"/>
          <w:lang w:val="en-US" w:eastAsia="zh-CN" w:bidi="ar-SA"/>
        </w:rPr>
        <w:t>39</w:t>
      </w:r>
      <w:r>
        <w:rPr>
          <w:rFonts w:hint="default" w:ascii="Times New Roman" w:hAnsi="Times New Roman" w:eastAsia="宋体" w:cs="Times New Roman"/>
          <w:i w:val="0"/>
          <w:iCs w:val="0"/>
          <w:kern w:val="2"/>
          <w:sz w:val="24"/>
          <w:szCs w:val="24"/>
          <w:u w:val="none"/>
          <w:lang w:val="en-US" w:eastAsia="zh-CN" w:bidi="ar-SA"/>
        </w:rPr>
        <w:t>, 4</w:t>
      </w:r>
      <w:r>
        <w:rPr>
          <w:rFonts w:hint="eastAsia" w:cs="Times New Roman"/>
          <w:i w:val="0"/>
          <w:iCs w:val="0"/>
          <w:kern w:val="2"/>
          <w:sz w:val="24"/>
          <w:szCs w:val="24"/>
          <w:u w:val="none"/>
          <w:lang w:val="en-US" w:eastAsia="zh-CN" w:bidi="ar-SA"/>
        </w:rPr>
        <w:t>0</w:t>
      </w:r>
      <w:r>
        <w:rPr>
          <w:rFonts w:hint="default" w:ascii="Times New Roman" w:hAnsi="Times New Roman" w:eastAsia="宋体" w:cs="Times New Roman"/>
          <w:i w:val="0"/>
          <w:iCs w:val="0"/>
          <w:kern w:val="2"/>
          <w:sz w:val="24"/>
          <w:szCs w:val="24"/>
          <w:u w:val="none"/>
          <w:lang w:val="en-US" w:eastAsia="zh-CN" w:bidi="ar-SA"/>
        </w:rPr>
        <w:t>] 。因此，混合物的主观复杂度可能并非在感觉编码的早期阶段由分子特征直接决定，而是在皮层水平上与情感效价、经验记忆等信息整合后才得以涌现。</w:t>
      </w:r>
    </w:p>
    <w:p w14:paraId="7B0366A9">
      <w:pPr>
        <w:rPr>
          <w:rFonts w:hint="default" w:ascii="Times New Roman" w:hAnsi="Times New Roman" w:eastAsia="宋体" w:cs="Times New Roman"/>
          <w:i w:val="0"/>
          <w:iCs w:val="0"/>
          <w:kern w:val="2"/>
          <w:sz w:val="24"/>
          <w:szCs w:val="24"/>
          <w:u w:val="none"/>
          <w:lang w:val="en-US" w:eastAsia="zh-CN" w:bidi="ar-SA"/>
        </w:rPr>
      </w:pPr>
    </w:p>
    <w:p w14:paraId="26B93666">
      <w:pPr>
        <w:rPr>
          <w:rFonts w:hint="default"/>
          <w:lang w:val="en-US" w:eastAsia="zh-CN"/>
        </w:rPr>
      </w:pPr>
      <w:r>
        <w:rPr>
          <w:rFonts w:hint="default" w:ascii="Times New Roman" w:hAnsi="Times New Roman" w:eastAsia="宋体" w:cs="Times New Roman"/>
          <w:i w:val="0"/>
          <w:iCs w:val="0"/>
          <w:kern w:val="2"/>
          <w:sz w:val="24"/>
          <w:szCs w:val="24"/>
          <w:u w:val="none"/>
          <w:lang w:val="en-US" w:eastAsia="zh-CN" w:bidi="ar-SA"/>
        </w:rPr>
        <w:t>综上所述，本研究的结果促使我们重新审视嗅觉感知复杂度的本质。它可能并非一个单纯由刺激物客观属性决定的“自下而上”的感觉编码产物，而更像是一种在多个“自上而下”的感知维度共同影响下形成的、综合性的元认知判断。</w:t>
      </w:r>
    </w:p>
    <w:p w14:paraId="4CD86373">
      <w:pPr>
        <w:rPr>
          <w:rFonts w:hint="default"/>
          <w:lang w:val="en-US" w:eastAsia="zh-CN"/>
        </w:rPr>
      </w:pPr>
    </w:p>
    <w:p w14:paraId="5F09143C">
      <w:pPr>
        <w:rPr>
          <w:rFonts w:hint="default"/>
          <w:lang w:val="en-US"/>
        </w:rPr>
      </w:pPr>
    </w:p>
    <w:p w14:paraId="34AA5A46">
      <w:pPr>
        <w:pStyle w:val="4"/>
        <w:bidi w:val="0"/>
        <w:rPr>
          <w:rFonts w:hint="eastAsia"/>
          <w:lang w:val="en-US" w:eastAsia="zh-CN"/>
        </w:rPr>
        <w:sectPr>
          <w:pgSz w:w="11906" w:h="16838"/>
          <w:pgMar w:top="1440" w:right="1797" w:bottom="1440" w:left="1797" w:header="851" w:footer="851" w:gutter="0"/>
          <w:cols w:space="720" w:num="1"/>
          <w:docGrid w:linePitch="326" w:charSpace="0"/>
        </w:sectPr>
      </w:pPr>
    </w:p>
    <w:p w14:paraId="0ABF68F5">
      <w:pPr>
        <w:pStyle w:val="2"/>
        <w:rPr>
          <w:rFonts w:cs="Times New Roman"/>
        </w:rPr>
      </w:pPr>
      <w:r>
        <w:rPr>
          <w:rFonts w:cs="Times New Roman"/>
        </w:rPr>
        <w:t xml:space="preserve">  </w:t>
      </w:r>
      <w:bookmarkStart w:id="88" w:name="_Toc11444"/>
      <w:r>
        <w:rPr>
          <w:rFonts w:hint="eastAsia" w:cs="Times New Roman"/>
          <w:lang w:val="en-US" w:eastAsia="zh-CN"/>
        </w:rPr>
        <w:t>总结与展望</w:t>
      </w:r>
      <w:bookmarkEnd w:id="88"/>
    </w:p>
    <w:p w14:paraId="6C2A24EA">
      <w:pPr>
        <w:pStyle w:val="3"/>
        <w:numPr>
          <w:ilvl w:val="1"/>
          <w:numId w:val="7"/>
        </w:numPr>
      </w:pPr>
      <w:r>
        <w:t xml:space="preserve">  </w:t>
      </w:r>
      <w:bookmarkStart w:id="89" w:name="_Toc14679"/>
      <w:r>
        <w:rPr>
          <w:rFonts w:hint="eastAsia" w:ascii="黑体" w:hAnsi="黑体" w:eastAsia="黑体" w:cs="黑体"/>
          <w:bCs w:val="0"/>
          <w:i w:val="0"/>
          <w:iCs w:val="0"/>
          <w:kern w:val="2"/>
          <w:sz w:val="24"/>
          <w:szCs w:val="24"/>
          <w:u w:val="none"/>
          <w:lang w:val="en-US" w:eastAsia="zh-CN" w:bidi="ar-SA"/>
        </w:rPr>
        <w:t>工作</w:t>
      </w:r>
      <w:r>
        <w:rPr>
          <w:rFonts w:hint="default" w:ascii="黑体" w:hAnsi="黑体" w:eastAsia="黑体" w:cs="黑体"/>
          <w:bCs w:val="0"/>
          <w:i w:val="0"/>
          <w:iCs w:val="0"/>
          <w:kern w:val="2"/>
          <w:sz w:val="24"/>
          <w:szCs w:val="24"/>
          <w:u w:val="none"/>
          <w:lang w:val="en-US" w:eastAsia="zh-CN" w:bidi="ar-SA"/>
        </w:rPr>
        <w:t>总结</w:t>
      </w:r>
      <w:bookmarkEnd w:id="89"/>
    </w:p>
    <w:p w14:paraId="2655A1E6">
      <w:pPr>
        <w:pageBreakBefore w:val="0"/>
        <w:widowControl w:val="0"/>
        <w:kinsoku/>
        <w:wordWrap/>
        <w:overflowPunct/>
        <w:topLinePunct w:val="0"/>
        <w:autoSpaceDE/>
        <w:autoSpaceDN/>
        <w:bidi w:val="0"/>
        <w:adjustRightInd/>
        <w:snapToGrid/>
        <w:spacing w:after="120" w:line="300" w:lineRule="auto"/>
        <w:ind w:leftChars="0"/>
        <w:jc w:val="both"/>
        <w:textAlignment w:val="auto"/>
        <w:rPr>
          <w:rFonts w:cs="Times New Roman"/>
        </w:rPr>
      </w:pPr>
      <w:r>
        <w:rPr>
          <w:rFonts w:eastAsia="宋体"/>
          <w:b w:val="0"/>
          <w:i w:val="0"/>
          <w:strike w:val="0"/>
          <w:color w:val="auto"/>
          <w:sz w:val="24"/>
          <w:u w:val="none"/>
        </w:rPr>
        <w:t>本研究通过两个紧密衔接的实验，系统探讨了气味混合物的成分数量与分子亚结构对其主观复杂度感知的影响。主要工作总结如下：</w:t>
      </w:r>
    </w:p>
    <w:p w14:paraId="03372051">
      <w:pPr>
        <w:pStyle w:val="4"/>
      </w:pPr>
      <w:r>
        <w:t xml:space="preserve">  </w:t>
      </w:r>
      <w:bookmarkStart w:id="90" w:name="_Toc16457"/>
      <w:r>
        <w:rPr>
          <w:rFonts w:hint="eastAsia"/>
          <w:lang w:val="en-US" w:eastAsia="zh-CN"/>
        </w:rPr>
        <w:t>范式改良</w:t>
      </w:r>
      <w:bookmarkEnd w:id="90"/>
    </w:p>
    <w:p w14:paraId="74DF7B2B">
      <w:pPr>
        <w:ind w:firstLine="480"/>
        <w:rPr>
          <w:rFonts w:cs="Times New Roman"/>
        </w:rPr>
      </w:pPr>
      <w:r>
        <w:rPr>
          <w:rFonts w:ascii="Times New Roman" w:hAnsi="Times New Roman" w:eastAsia="宋体" w:cstheme="minorBidi"/>
          <w:b w:val="0"/>
          <w:i w:val="0"/>
          <w:strike w:val="0"/>
          <w:color w:val="auto"/>
          <w:kern w:val="2"/>
          <w:sz w:val="24"/>
          <w:szCs w:val="22"/>
          <w:u w:val="none"/>
          <w:lang w:val="en-US" w:eastAsia="zh-CN" w:bidi="ar-SA"/>
        </w:rPr>
        <w:t>采用了改良的排序任务与多维度评分任务，有效降低了认知负荷，为研究气味混合物的整体感知特性提供了更为灵敏的行为学工具。</w:t>
      </w:r>
    </w:p>
    <w:p w14:paraId="474459F7">
      <w:pPr>
        <w:pStyle w:val="4"/>
        <w:rPr>
          <w:rFonts w:hint="eastAsia"/>
          <w:lang w:val="en-US" w:eastAsia="zh-CN"/>
        </w:rPr>
      </w:pPr>
      <w:r>
        <w:t xml:space="preserve">  </w:t>
      </w:r>
      <w:bookmarkStart w:id="91" w:name="_Toc24723"/>
      <w:r>
        <w:rPr>
          <w:rFonts w:hint="eastAsia"/>
          <w:lang w:val="en-US" w:eastAsia="zh-CN"/>
        </w:rPr>
        <w:t>成分数量的有限效应</w:t>
      </w:r>
      <w:bookmarkEnd w:id="91"/>
    </w:p>
    <w:p w14:paraId="243C42C2">
      <w:pPr>
        <w:ind w:firstLine="480"/>
        <w:rPr>
          <w:rFonts w:cs="Times New Roman"/>
        </w:rPr>
      </w:pPr>
      <w:r>
        <w:rPr>
          <w:rFonts w:ascii="Times New Roman" w:hAnsi="Times New Roman" w:eastAsia="宋体" w:cstheme="minorBidi"/>
          <w:b w:val="0"/>
          <w:i w:val="0"/>
          <w:strike w:val="0"/>
          <w:color w:val="auto"/>
          <w:kern w:val="2"/>
          <w:sz w:val="24"/>
          <w:szCs w:val="22"/>
          <w:u w:val="none"/>
          <w:lang w:val="en-US" w:eastAsia="zh-CN" w:bidi="ar-SA"/>
        </w:rPr>
        <w:t>研究一清晰地证实，成分数量对主观复杂度感知的提升作用存在阈值，在超过4种成分后效应达到饱和。这一发现与人类嗅觉识别能力的</w:t>
      </w:r>
      <w:r>
        <w:rPr>
          <w:rFonts w:hint="eastAsia" w:ascii="Times New Roman" w:hAnsi="Times New Roman" w:eastAsia="宋体" w:cstheme="minorBidi"/>
          <w:b w:val="0"/>
          <w:i w:val="0"/>
          <w:strike w:val="0"/>
          <w:color w:val="auto"/>
          <w:kern w:val="2"/>
          <w:sz w:val="24"/>
          <w:szCs w:val="22"/>
          <w:u w:val="none"/>
          <w:lang w:val="en-US" w:eastAsia="zh-CN" w:bidi="ar-SA"/>
        </w:rPr>
        <w:t>先前</w:t>
      </w:r>
      <w:r>
        <w:rPr>
          <w:rFonts w:ascii="Times New Roman" w:hAnsi="Times New Roman" w:eastAsia="宋体" w:cstheme="minorBidi"/>
          <w:b w:val="0"/>
          <w:i w:val="0"/>
          <w:strike w:val="0"/>
          <w:color w:val="auto"/>
          <w:kern w:val="2"/>
          <w:sz w:val="24"/>
          <w:szCs w:val="22"/>
          <w:u w:val="none"/>
          <w:lang w:val="en-US" w:eastAsia="zh-CN" w:bidi="ar-SA"/>
        </w:rPr>
        <w:t>文献高度一致，为嗅觉信息加工理论提供了新的行为证据。</w:t>
      </w:r>
    </w:p>
    <w:p w14:paraId="36D9C0C7">
      <w:pPr>
        <w:pStyle w:val="4"/>
        <w:rPr>
          <w:rFonts w:hint="eastAsia"/>
          <w:lang w:val="en-US" w:eastAsia="zh-CN"/>
        </w:rPr>
      </w:pPr>
      <w:r>
        <w:t xml:space="preserve">  </w:t>
      </w:r>
      <w:bookmarkStart w:id="92" w:name="_Toc27976"/>
      <w:r>
        <w:rPr>
          <w:rFonts w:hint="eastAsia"/>
          <w:lang w:val="en-US" w:eastAsia="zh-CN"/>
        </w:rPr>
        <w:t>复杂度感知的潜在驱动因素</w:t>
      </w:r>
      <w:bookmarkEnd w:id="92"/>
    </w:p>
    <w:p w14:paraId="5AC563E3">
      <w:pPr>
        <w:ind w:firstLine="480"/>
        <w:rPr>
          <w:rFonts w:cs="Times New Roman"/>
        </w:rPr>
      </w:pPr>
      <w:r>
        <w:rPr>
          <w:rFonts w:ascii="Times New Roman" w:hAnsi="Times New Roman" w:eastAsia="宋体" w:cstheme="minorBidi"/>
          <w:b w:val="0"/>
          <w:i w:val="0"/>
          <w:strike w:val="0"/>
          <w:color w:val="auto"/>
          <w:kern w:val="2"/>
          <w:sz w:val="24"/>
          <w:szCs w:val="22"/>
          <w:u w:val="none"/>
          <w:lang w:val="en-US" w:eastAsia="zh-CN" w:bidi="ar-SA"/>
        </w:rPr>
        <w:t>研究二虽未发现分子亚结构的直接效应，但通过多维度的数据挖掘与回归分析，</w:t>
      </w:r>
      <w:r>
        <w:rPr>
          <w:rFonts w:hint="eastAsia" w:cstheme="minorBidi"/>
          <w:b w:val="0"/>
          <w:i w:val="0"/>
          <w:strike w:val="0"/>
          <w:color w:val="auto"/>
          <w:kern w:val="2"/>
          <w:sz w:val="24"/>
          <w:szCs w:val="22"/>
          <w:u w:val="none"/>
          <w:lang w:val="en-US" w:eastAsia="zh-CN" w:bidi="ar-SA"/>
        </w:rPr>
        <w:t>从而揭示</w:t>
      </w:r>
      <w:r>
        <w:rPr>
          <w:rFonts w:ascii="Times New Roman" w:hAnsi="Times New Roman" w:eastAsia="宋体" w:cstheme="minorBidi"/>
          <w:b w:val="0"/>
          <w:i w:val="0"/>
          <w:strike w:val="0"/>
          <w:color w:val="auto"/>
          <w:kern w:val="2"/>
          <w:sz w:val="24"/>
          <w:szCs w:val="22"/>
          <w:u w:val="none"/>
          <w:lang w:val="en-US" w:eastAsia="zh-CN" w:bidi="ar-SA"/>
        </w:rPr>
        <w:t>主观复杂度感知主要由感知强度、愉悦性和熟悉性等心理物理维度共同驱动，而非化学结构复杂度的线性映射。这一发现为我们理解嗅觉中的“</w:t>
      </w:r>
      <w:r>
        <w:rPr>
          <w:rFonts w:hint="eastAsia" w:ascii="Times New Roman" w:hAnsi="Times New Roman" w:eastAsia="宋体" w:cstheme="minorBidi"/>
          <w:b w:val="0"/>
          <w:i w:val="0"/>
          <w:strike w:val="0"/>
          <w:color w:val="auto"/>
          <w:kern w:val="2"/>
          <w:sz w:val="24"/>
          <w:szCs w:val="22"/>
          <w:u w:val="none"/>
          <w:lang w:val="en-US" w:eastAsia="zh-CN" w:bidi="ar-SA"/>
        </w:rPr>
        <w:t>感知</w:t>
      </w:r>
      <w:r>
        <w:rPr>
          <w:rFonts w:ascii="Times New Roman" w:hAnsi="Times New Roman" w:eastAsia="宋体" w:cstheme="minorBidi"/>
          <w:b w:val="0"/>
          <w:i w:val="0"/>
          <w:strike w:val="0"/>
          <w:color w:val="auto"/>
          <w:kern w:val="2"/>
          <w:sz w:val="24"/>
          <w:szCs w:val="22"/>
          <w:u w:val="none"/>
          <w:lang w:val="en-US" w:eastAsia="zh-CN" w:bidi="ar-SA"/>
        </w:rPr>
        <w:t>复杂度”这一构念提供了全新的视角。</w:t>
      </w:r>
    </w:p>
    <w:p w14:paraId="25BE71F6">
      <w:pPr>
        <w:pStyle w:val="3"/>
      </w:pPr>
      <w:r>
        <w:t xml:space="preserve">  </w:t>
      </w:r>
      <w:bookmarkStart w:id="93" w:name="_Toc6043"/>
      <w:r>
        <w:rPr>
          <w:rFonts w:hint="eastAsia" w:ascii="黑体" w:hAnsi="黑体" w:eastAsia="黑体" w:cs="黑体"/>
          <w:bCs w:val="0"/>
          <w:i w:val="0"/>
          <w:iCs w:val="0"/>
          <w:kern w:val="2"/>
          <w:sz w:val="24"/>
          <w:szCs w:val="24"/>
          <w:u w:val="none"/>
          <w:lang w:val="en-US" w:eastAsia="zh-CN" w:bidi="ar-SA"/>
        </w:rPr>
        <w:t>不足与改进方向</w:t>
      </w:r>
      <w:bookmarkEnd w:id="93"/>
    </w:p>
    <w:p w14:paraId="1626B9DE">
      <w:pPr>
        <w:ind w:firstLine="480"/>
        <w:rPr>
          <w:rFonts w:cs="Times New Roman"/>
        </w:rPr>
      </w:pPr>
      <w:r>
        <w:rPr>
          <w:rFonts w:ascii="Times New Roman" w:hAnsi="Times New Roman" w:eastAsia="宋体" w:cstheme="minorBidi"/>
          <w:b w:val="0"/>
          <w:i w:val="0"/>
          <w:strike w:val="0"/>
          <w:color w:val="auto"/>
          <w:kern w:val="2"/>
          <w:sz w:val="24"/>
          <w:szCs w:val="22"/>
          <w:u w:val="none"/>
          <w:lang w:val="en-US" w:eastAsia="zh-CN" w:bidi="ar-SA"/>
        </w:rPr>
        <w:t>研究存在以下局限性，可在未来研究中加以改进：</w:t>
      </w:r>
    </w:p>
    <w:p w14:paraId="66B548C5">
      <w:pPr>
        <w:pStyle w:val="4"/>
      </w:pPr>
      <w:r>
        <w:t xml:space="preserve">  </w:t>
      </w:r>
      <w:bookmarkStart w:id="94" w:name="_Toc7101"/>
      <w:r>
        <w:rPr>
          <w:lang w:val="en-US" w:eastAsia="zh-CN"/>
        </w:rPr>
        <w:t>化学结构指标的局限性</w:t>
      </w:r>
      <w:bookmarkEnd w:id="94"/>
    </w:p>
    <w:p w14:paraId="1AF7C550">
      <w:pPr>
        <w:widowControl w:val="0"/>
        <w:numPr>
          <w:ilvl w:val="0"/>
          <w:numId w:val="0"/>
        </w:numPr>
        <w:spacing w:after="120" w:line="360" w:lineRule="auto"/>
        <w:ind w:leftChars="0" w:firstLine="420" w:firstLineChars="0"/>
        <w:jc w:val="both"/>
        <w:rPr>
          <w:rFonts w:cs="Times New Roman"/>
        </w:rPr>
      </w:pPr>
      <w:r>
        <w:rPr>
          <w:rFonts w:ascii="Times New Roman" w:hAnsi="Times New Roman" w:eastAsia="宋体" w:cstheme="minorBidi"/>
          <w:b w:val="0"/>
          <w:i w:val="0"/>
          <w:strike w:val="0"/>
          <w:color w:val="auto"/>
          <w:kern w:val="2"/>
          <w:sz w:val="24"/>
          <w:szCs w:val="22"/>
          <w:u w:val="none"/>
          <w:lang w:val="en-US" w:eastAsia="zh-CN" w:bidi="ar-SA"/>
        </w:rPr>
        <w:t>本研究所采用的化学复杂度指标在预测主观感知时表现不佳。未来研究可探索更贴合人类嗅觉受体激活模式的化学信息学模型，例如基于嗅觉受体-分子相互作用的对接模拟或机器学习模型。</w:t>
      </w:r>
    </w:p>
    <w:p w14:paraId="0054D16B">
      <w:pPr>
        <w:pStyle w:val="4"/>
        <w:bidi w:val="0"/>
      </w:pPr>
      <w:r>
        <w:t xml:space="preserve">  </w:t>
      </w:r>
      <w:bookmarkStart w:id="95" w:name="_Toc26811"/>
      <w:r>
        <w:rPr>
          <w:rFonts w:hint="eastAsia"/>
        </w:rPr>
        <w:t>实验材料与设计的限制</w:t>
      </w:r>
      <w:bookmarkEnd w:id="95"/>
    </w:p>
    <w:p w14:paraId="12E4C835">
      <w:pPr>
        <w:widowControl w:val="0"/>
        <w:numPr>
          <w:ilvl w:val="0"/>
          <w:numId w:val="0"/>
        </w:numPr>
        <w:spacing w:after="120" w:line="360" w:lineRule="auto"/>
        <w:ind w:leftChars="0" w:firstLine="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为控制变量，本研究选用的分子在感知上可能过于相似，限制了结构效应被观察到的可能性。未来可考虑在更大的化学空间中选取刺激材料。同时，增加混合物的感知相似性评判任务，将有助于量化化学差异与感知差异之间的距离。</w:t>
      </w:r>
    </w:p>
    <w:p w14:paraId="44DA1A68">
      <w:pPr>
        <w:ind w:firstLine="480"/>
        <w:rPr>
          <w:rFonts w:cs="Times New Roman"/>
        </w:rPr>
      </w:pPr>
    </w:p>
    <w:p w14:paraId="01EFA24E">
      <w:pPr>
        <w:pStyle w:val="4"/>
        <w:bidi w:val="0"/>
      </w:pPr>
      <w:r>
        <w:t xml:space="preserve">  </w:t>
      </w:r>
      <w:bookmarkStart w:id="96" w:name="_Toc3456"/>
      <w:r>
        <w:rPr>
          <w:rFonts w:hint="eastAsia"/>
        </w:rPr>
        <w:t>样本量与测量精度</w:t>
      </w:r>
      <w:bookmarkEnd w:id="96"/>
    </w:p>
    <w:p w14:paraId="1DE03862">
      <w:pPr>
        <w:ind w:firstLine="480"/>
        <w:rPr>
          <w:rFonts w:cs="Times New Roman"/>
        </w:rPr>
      </w:pPr>
      <w:r>
        <w:rPr>
          <w:rFonts w:ascii="Times New Roman" w:hAnsi="Times New Roman" w:eastAsia="宋体" w:cstheme="minorBidi"/>
          <w:b w:val="0"/>
          <w:i w:val="0"/>
          <w:strike w:val="0"/>
          <w:color w:val="auto"/>
          <w:kern w:val="2"/>
          <w:sz w:val="24"/>
          <w:szCs w:val="22"/>
          <w:u w:val="none"/>
          <w:lang w:val="en-US" w:eastAsia="zh-CN" w:bidi="ar-SA"/>
        </w:rPr>
        <w:t>被试样本量相对有限</w:t>
      </w:r>
      <w:r>
        <w:rPr>
          <w:rFonts w:hint="eastAsia" w:ascii="Times New Roman" w:hAnsi="Times New Roman" w:eastAsia="宋体" w:cstheme="minorBidi"/>
          <w:b w:val="0"/>
          <w:i w:val="0"/>
          <w:strike w:val="0"/>
          <w:color w:val="auto"/>
          <w:kern w:val="2"/>
          <w:sz w:val="24"/>
          <w:szCs w:val="22"/>
          <w:u w:val="none"/>
          <w:lang w:val="en-US" w:eastAsia="zh-CN" w:bidi="ar-SA"/>
        </w:rPr>
        <w:t>（n≤30）</w:t>
      </w:r>
      <w:r>
        <w:rPr>
          <w:rFonts w:ascii="Times New Roman" w:hAnsi="Times New Roman" w:eastAsia="宋体" w:cstheme="minorBidi"/>
          <w:b w:val="0"/>
          <w:i w:val="0"/>
          <w:strike w:val="0"/>
          <w:color w:val="auto"/>
          <w:kern w:val="2"/>
          <w:sz w:val="24"/>
          <w:szCs w:val="22"/>
          <w:u w:val="none"/>
          <w:lang w:val="en-US" w:eastAsia="zh-CN" w:bidi="ar-SA"/>
        </w:rPr>
        <w:t>，可能影响了统计检验的效力。此外，李克特5点量表的分辨率可能不足，改用连续评分的视觉模拟量表（VAS</w:t>
      </w:r>
      <w:r>
        <w:rPr>
          <w:rFonts w:hint="eastAsia" w:ascii="Times New Roman" w:hAnsi="Times New Roman" w:eastAsia="宋体" w:cstheme="minorBidi"/>
          <w:b w:val="0"/>
          <w:i w:val="0"/>
          <w:strike w:val="0"/>
          <w:color w:val="auto"/>
          <w:kern w:val="2"/>
          <w:sz w:val="24"/>
          <w:szCs w:val="22"/>
          <w:u w:val="none"/>
          <w:lang w:val="en-US" w:eastAsia="zh-CN" w:bidi="ar-SA"/>
        </w:rPr>
        <w:t>，0-100分</w:t>
      </w:r>
      <w:r>
        <w:rPr>
          <w:rFonts w:ascii="Times New Roman" w:hAnsi="Times New Roman" w:eastAsia="宋体" w:cstheme="minorBidi"/>
          <w:b w:val="0"/>
          <w:i w:val="0"/>
          <w:strike w:val="0"/>
          <w:color w:val="auto"/>
          <w:kern w:val="2"/>
          <w:sz w:val="24"/>
          <w:szCs w:val="22"/>
          <w:u w:val="none"/>
          <w:lang w:val="en-US" w:eastAsia="zh-CN" w:bidi="ar-SA"/>
        </w:rPr>
        <w:t>）或将更为理想。</w:t>
      </w:r>
    </w:p>
    <w:p w14:paraId="3DDFDBF9">
      <w:pPr>
        <w:pStyle w:val="3"/>
      </w:pPr>
      <w:r>
        <w:t xml:space="preserve">  </w:t>
      </w:r>
      <w:bookmarkStart w:id="97" w:name="_Toc29729"/>
      <w:r>
        <w:rPr>
          <w:rFonts w:hint="eastAsia" w:ascii="黑体" w:hAnsi="黑体" w:eastAsia="黑体" w:cs="黑体"/>
          <w:bCs w:val="0"/>
          <w:i w:val="0"/>
          <w:iCs w:val="0"/>
          <w:kern w:val="2"/>
          <w:sz w:val="24"/>
          <w:szCs w:val="24"/>
          <w:u w:val="none"/>
          <w:lang w:val="en-US" w:eastAsia="zh-CN" w:bidi="ar-SA"/>
        </w:rPr>
        <w:t>未来研究方向</w:t>
      </w:r>
      <w:bookmarkEnd w:id="97"/>
    </w:p>
    <w:p w14:paraId="6F8294E2">
      <w:pPr>
        <w:widowControl w:val="0"/>
        <w:spacing w:after="120" w:line="360" w:lineRule="auto"/>
        <w:ind w:left="0" w:leftChars="0" w:firstLine="480" w:firstLineChars="200"/>
        <w:jc w:val="both"/>
      </w:pPr>
      <w:r>
        <w:rPr>
          <w:rFonts w:ascii="Times New Roman" w:hAnsi="Times New Roman" w:eastAsia="宋体" w:cstheme="minorBidi"/>
          <w:b w:val="0"/>
          <w:i w:val="0"/>
          <w:strike w:val="0"/>
          <w:color w:val="auto"/>
          <w:kern w:val="2"/>
          <w:sz w:val="24"/>
          <w:szCs w:val="22"/>
          <w:u w:val="none"/>
          <w:lang w:val="en-US" w:eastAsia="zh-CN" w:bidi="ar-SA"/>
        </w:rPr>
        <w:t>基于本研究的发现，未来研究可从以下几个方向深入展开：</w:t>
      </w:r>
    </w:p>
    <w:p w14:paraId="5020A363">
      <w:pPr>
        <w:widowControl w:val="0"/>
        <w:numPr>
          <w:ilvl w:val="0"/>
          <w:numId w:val="8"/>
        </w:numPr>
        <w:spacing w:after="120" w:line="360" w:lineRule="auto"/>
        <w:ind w:left="420" w:leftChars="0" w:hanging="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探索“复杂度”的神经基础</w:t>
      </w:r>
    </w:p>
    <w:p w14:paraId="1EC6ED84">
      <w:pPr>
        <w:widowControl w:val="0"/>
        <w:numPr>
          <w:ilvl w:val="0"/>
          <w:numId w:val="0"/>
        </w:numPr>
        <w:spacing w:after="120" w:line="360" w:lineRule="auto"/>
        <w:ind w:leftChars="0" w:firstLine="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结合功能性磁共振成像（fMRI）或脑电图（EEG）技术，探究对气味混合物进行复杂度判断时所激活的脑网络。特别是，可考察梨状皮层、眶额皮层及前额叶等区域在编码客观成分数量与主观复杂度感受时的活动模式差异。</w:t>
      </w:r>
    </w:p>
    <w:p w14:paraId="152D0EF7">
      <w:pPr>
        <w:widowControl w:val="0"/>
        <w:numPr>
          <w:ilvl w:val="0"/>
          <w:numId w:val="8"/>
        </w:numPr>
        <w:spacing w:after="120" w:line="360" w:lineRule="auto"/>
        <w:ind w:left="420" w:leftChars="0" w:hanging="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探究语义与经验的调节作用</w:t>
      </w:r>
    </w:p>
    <w:p w14:paraId="7E76BDC3">
      <w:pPr>
        <w:widowControl w:val="0"/>
        <w:numPr>
          <w:ilvl w:val="0"/>
          <w:numId w:val="0"/>
        </w:numPr>
        <w:spacing w:after="120" w:line="360" w:lineRule="auto"/>
        <w:ind w:leftChars="0" w:firstLine="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系统对比</w:t>
      </w:r>
      <w:r>
        <w:rPr>
          <w:rFonts w:hint="eastAsia" w:ascii="Times New Roman" w:hAnsi="Times New Roman" w:eastAsia="宋体" w:cstheme="minorBidi"/>
          <w:b w:val="0"/>
          <w:i w:val="0"/>
          <w:strike w:val="0"/>
          <w:color w:val="auto"/>
          <w:kern w:val="2"/>
          <w:sz w:val="24"/>
          <w:szCs w:val="22"/>
          <w:u w:val="none"/>
          <w:lang w:val="en-US" w:eastAsia="zh-CN" w:bidi="ar-SA"/>
        </w:rPr>
        <w:t>嗅觉分辨领域</w:t>
      </w:r>
      <w:r>
        <w:rPr>
          <w:rFonts w:ascii="Times New Roman" w:hAnsi="Times New Roman" w:eastAsia="宋体" w:cstheme="minorBidi"/>
          <w:b w:val="0"/>
          <w:i w:val="0"/>
          <w:strike w:val="0"/>
          <w:color w:val="auto"/>
          <w:kern w:val="2"/>
          <w:sz w:val="24"/>
          <w:szCs w:val="22"/>
          <w:u w:val="none"/>
          <w:lang w:val="en-US" w:eastAsia="zh-CN" w:bidi="ar-SA"/>
        </w:rPr>
        <w:t>专家与</w:t>
      </w:r>
      <w:r>
        <w:rPr>
          <w:rFonts w:hint="eastAsia" w:ascii="Times New Roman" w:hAnsi="Times New Roman" w:eastAsia="宋体" w:cstheme="minorBidi"/>
          <w:b w:val="0"/>
          <w:i w:val="0"/>
          <w:strike w:val="0"/>
          <w:color w:val="auto"/>
          <w:kern w:val="2"/>
          <w:sz w:val="24"/>
          <w:szCs w:val="22"/>
          <w:u w:val="none"/>
          <w:lang w:val="en-US" w:eastAsia="zh-CN" w:bidi="ar-SA"/>
        </w:rPr>
        <w:t>无任何训练经验的志愿者</w:t>
      </w:r>
      <w:r>
        <w:rPr>
          <w:rFonts w:ascii="Times New Roman" w:hAnsi="Times New Roman" w:eastAsia="宋体" w:cstheme="minorBidi"/>
          <w:b w:val="0"/>
          <w:i w:val="0"/>
          <w:strike w:val="0"/>
          <w:color w:val="auto"/>
          <w:kern w:val="2"/>
          <w:sz w:val="24"/>
          <w:szCs w:val="22"/>
          <w:u w:val="none"/>
          <w:lang w:val="en-US" w:eastAsia="zh-CN" w:bidi="ar-SA"/>
        </w:rPr>
        <w:t>在进行复杂度判断时的差异，考察专业训练和语义标签的习得如何重塑大脑对气味复杂度的表征。</w:t>
      </w:r>
    </w:p>
    <w:p w14:paraId="5DE42EA1">
      <w:pPr>
        <w:widowControl w:val="0"/>
        <w:numPr>
          <w:ilvl w:val="0"/>
          <w:numId w:val="8"/>
        </w:numPr>
        <w:spacing w:after="120" w:line="360" w:lineRule="auto"/>
        <w:ind w:left="420" w:leftChars="0" w:hanging="420" w:firstLineChars="0"/>
        <w:jc w:val="both"/>
        <w:rPr>
          <w:rFonts w:ascii="Times New Roman" w:hAnsi="Times New Roman" w:eastAsia="宋体" w:cstheme="minorBidi"/>
          <w:b w:val="0"/>
          <w:i w:val="0"/>
          <w:strike w:val="0"/>
          <w:color w:val="auto"/>
          <w:kern w:val="2"/>
          <w:sz w:val="24"/>
          <w:szCs w:val="22"/>
          <w:u w:val="none"/>
          <w:lang w:val="en-US" w:eastAsia="zh-CN" w:bidi="ar-SA"/>
        </w:rPr>
      </w:pPr>
      <w:r>
        <w:rPr>
          <w:rFonts w:ascii="Times New Roman" w:hAnsi="Times New Roman" w:eastAsia="宋体" w:cstheme="minorBidi"/>
          <w:b w:val="0"/>
          <w:i w:val="0"/>
          <w:strike w:val="0"/>
          <w:color w:val="auto"/>
          <w:kern w:val="2"/>
          <w:sz w:val="24"/>
          <w:szCs w:val="22"/>
          <w:u w:val="none"/>
          <w:lang w:val="en-US" w:eastAsia="zh-CN" w:bidi="ar-SA"/>
        </w:rPr>
        <w:t>建立预测感知复杂度的综合模型</w:t>
      </w:r>
    </w:p>
    <w:p w14:paraId="06CAE984">
      <w:pPr>
        <w:widowControl w:val="0"/>
        <w:numPr>
          <w:ilvl w:val="0"/>
          <w:numId w:val="0"/>
        </w:numPr>
        <w:spacing w:after="120" w:line="360" w:lineRule="auto"/>
        <w:ind w:leftChars="0" w:firstLine="420" w:firstLineChars="0"/>
        <w:jc w:val="both"/>
        <w:rPr>
          <w:rFonts w:cs="Times New Roman"/>
        </w:rPr>
      </w:pPr>
      <w:r>
        <w:rPr>
          <w:rFonts w:ascii="Times New Roman" w:hAnsi="Times New Roman" w:eastAsia="宋体" w:cstheme="minorBidi"/>
          <w:b w:val="0"/>
          <w:i w:val="0"/>
          <w:strike w:val="0"/>
          <w:color w:val="auto"/>
          <w:kern w:val="2"/>
          <w:sz w:val="24"/>
          <w:szCs w:val="22"/>
          <w:u w:val="none"/>
          <w:lang w:val="en-US" w:eastAsia="zh-CN" w:bidi="ar-SA"/>
        </w:rPr>
        <w:t>整合气味的物理化学参数、心理物理维度评分及个体的经验与认知风格，尝试建立一个能够更准确预测主观复杂度感知的综合计算模型。</w:t>
      </w:r>
      <w:bookmarkEnd w:id="47"/>
      <w:bookmarkStart w:id="98" w:name="_Toc99656544"/>
    </w:p>
    <w:p w14:paraId="6C9BD3D4">
      <w:pPr>
        <w:pStyle w:val="2"/>
        <w:numPr>
          <w:ilvl w:val="0"/>
          <w:numId w:val="0"/>
        </w:numPr>
        <w:jc w:val="center"/>
        <w:rPr>
          <w:rFonts w:cs="Times New Roman"/>
        </w:rPr>
      </w:pPr>
    </w:p>
    <w:p w14:paraId="32A05294">
      <w:pPr>
        <w:rPr>
          <w:rFonts w:cs="Times New Roman"/>
        </w:rPr>
      </w:pPr>
    </w:p>
    <w:p w14:paraId="286C2906">
      <w:pPr>
        <w:rPr>
          <w:rFonts w:cs="Times New Roman"/>
        </w:rPr>
      </w:pPr>
    </w:p>
    <w:p w14:paraId="510EFE31">
      <w:pPr>
        <w:rPr>
          <w:rFonts w:cs="Times New Roman"/>
        </w:rPr>
      </w:pPr>
    </w:p>
    <w:p w14:paraId="7A1547ED">
      <w:pPr>
        <w:rPr>
          <w:rFonts w:cs="Times New Roman"/>
        </w:rPr>
      </w:pPr>
    </w:p>
    <w:p w14:paraId="7D83116B">
      <w:pPr>
        <w:rPr>
          <w:rFonts w:cs="Times New Roman"/>
        </w:rPr>
      </w:pPr>
    </w:p>
    <w:p w14:paraId="3E0A2353">
      <w:pPr>
        <w:rPr>
          <w:rFonts w:cs="Times New Roman"/>
        </w:rPr>
      </w:pPr>
    </w:p>
    <w:p w14:paraId="5E9E8BA5">
      <w:pPr>
        <w:rPr>
          <w:rFonts w:cs="Times New Roman"/>
        </w:rPr>
      </w:pPr>
    </w:p>
    <w:p w14:paraId="65B0E287">
      <w:pPr>
        <w:rPr>
          <w:rFonts w:cs="Times New Roman"/>
        </w:rPr>
      </w:pPr>
    </w:p>
    <w:p w14:paraId="39C5ABB8">
      <w:pPr>
        <w:rPr>
          <w:rFonts w:cs="Times New Roman"/>
        </w:rPr>
      </w:pPr>
    </w:p>
    <w:p w14:paraId="3F2E930A">
      <w:pPr>
        <w:pStyle w:val="2"/>
        <w:numPr>
          <w:ilvl w:val="0"/>
          <w:numId w:val="0"/>
        </w:numPr>
        <w:jc w:val="center"/>
        <w:rPr>
          <w:rFonts w:cs="Times New Roman"/>
        </w:rPr>
      </w:pPr>
      <w:bookmarkStart w:id="99" w:name="_Toc6370"/>
      <w:r>
        <w:rPr>
          <w:rFonts w:cs="Times New Roman"/>
        </w:rPr>
        <w:t>参考文献</w:t>
      </w:r>
      <w:bookmarkEnd w:id="98"/>
      <w:bookmarkEnd w:id="99"/>
    </w:p>
    <w:p w14:paraId="5F45C94C">
      <w:pPr>
        <w:numPr>
          <w:ilvl w:val="0"/>
          <w:numId w:val="9"/>
        </w:numPr>
        <w:ind w:left="0" w:leftChars="0" w:firstLine="0" w:firstLineChars="0"/>
        <w:rPr>
          <w:rFonts w:hint="default" w:cs="Times New Roman"/>
        </w:rPr>
      </w:pPr>
      <w:r>
        <w:rPr>
          <w:rFonts w:cs="Times New Roman"/>
        </w:rPr>
        <w:t>Stevenson R J. An initial evaluation of the functions of human olfaction[J]. Chemical Senses, 2010, 35(1): 3-20.</w:t>
      </w:r>
    </w:p>
    <w:p w14:paraId="02C54982">
      <w:pPr>
        <w:numPr>
          <w:ilvl w:val="0"/>
          <w:numId w:val="9"/>
        </w:numPr>
        <w:ind w:left="0" w:leftChars="0" w:firstLine="0" w:firstLineChars="0"/>
        <w:rPr>
          <w:rFonts w:hint="default" w:cs="Times New Roman"/>
        </w:rPr>
      </w:pPr>
      <w:r>
        <w:rPr>
          <w:rFonts w:cs="Times New Roman"/>
        </w:rPr>
        <w:t>Brandt T, Dieterich M, Strupp M, et al. The mysterious sense of smell: evolution, historical perspectives, and neurological disorders[J]. Frontiers in Human Neuroscience, 2025, 19: 1588935.</w:t>
      </w:r>
    </w:p>
    <w:p w14:paraId="5D9829A2">
      <w:pPr>
        <w:numPr>
          <w:ilvl w:val="0"/>
          <w:numId w:val="9"/>
        </w:numPr>
        <w:ind w:left="0" w:leftChars="0" w:firstLine="0" w:firstLineChars="0"/>
        <w:rPr>
          <w:rFonts w:hint="default" w:cs="Times New Roman"/>
        </w:rPr>
      </w:pPr>
      <w:r>
        <w:rPr>
          <w:rFonts w:hint="default" w:cs="Times New Roman"/>
        </w:rPr>
        <w:t>Bushdid C, Magnasco M O, Vosshall L B, et al. Humans can discriminate more than 1 trillion olfactory stimuli[J]. Science, 2014, 343(6177): 1370-1372.</w:t>
      </w:r>
    </w:p>
    <w:p w14:paraId="30F89A2C">
      <w:pPr>
        <w:numPr>
          <w:ilvl w:val="0"/>
          <w:numId w:val="9"/>
        </w:numPr>
        <w:ind w:left="0" w:leftChars="0" w:firstLine="0" w:firstLineChars="0"/>
        <w:rPr>
          <w:rFonts w:cs="Times New Roman"/>
        </w:rPr>
      </w:pPr>
      <w:r>
        <w:rPr>
          <w:rFonts w:hint="default" w:cs="Times New Roman"/>
        </w:rPr>
        <w:t>Laing D G, Francis G W. The capacity of humans to identify odors in mixtures[J]. Physiology &amp; Behavior, 1989, 46(5): 809-814.</w:t>
      </w:r>
    </w:p>
    <w:p w14:paraId="291A034B">
      <w:pPr>
        <w:numPr>
          <w:ilvl w:val="0"/>
          <w:numId w:val="9"/>
        </w:numPr>
        <w:ind w:left="0" w:leftChars="0" w:firstLine="0" w:firstLineChars="0"/>
        <w:rPr>
          <w:rFonts w:cs="Times New Roman"/>
        </w:rPr>
      </w:pPr>
      <w:r>
        <w:rPr>
          <w:rFonts w:hint="default" w:cs="Times New Roman"/>
        </w:rPr>
        <w:t>Poirier A C, Melin A D. Smell throughout the life course[J]. Evolutionary Anthropology, 2024.</w:t>
      </w:r>
    </w:p>
    <w:p w14:paraId="078D993F">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Alvarado M C, Rudy J W. Some properties of configural learning: an investigation of the transverse-patterning problem[J]. Journal of Experimental Psychology: Animal Behavior Processes, 1992, 18(2): 145.</w:t>
      </w:r>
    </w:p>
    <w:p w14:paraId="0A581DC9">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Jinks A, Laing D G. The analysis of odor mixtures by humans: evidence for a configurational process[J]. Physiology &amp; Behavior, 2001, 72(1-2): 51-63.</w:t>
      </w:r>
    </w:p>
    <w:p w14:paraId="6A6CEF97">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Thomas-Danguin T, Sinding C, Romagny S, et al. The perception of odor objects in everyday life: a review on the processing of odor mixtures[J]. Frontiers in Psychology, 2014, 5: 504.</w:t>
      </w:r>
    </w:p>
    <w:p w14:paraId="13932DDE">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Lei H, Vickers N. Central processing of natural odor mixtures in insects[J]. Journal of Chemical Ecology, 2008, 34(7): 915-927.</w:t>
      </w:r>
    </w:p>
    <w:p w14:paraId="7D7FE908">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Wiltrout C, Dogra S, Linster C. Configurational and nonconfigurational interactions between odorants in binary mixtures[J]. Behavioral Neuroscience, 2003, 117(2): 236.</w:t>
      </w:r>
    </w:p>
    <w:p w14:paraId="6BC69866">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Tabor R, Yaksi E, Weislogel J M, et al. Processing of odor mixtures in the zebrafish olfactory bulb[J]. Journal of Neuroscience, 2004, 24(29): 6611-6620.</w:t>
      </w:r>
    </w:p>
    <w:p w14:paraId="5A351B7B">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Laing D G, Francis G W. The capacity of humans to identify odors in mixtures[J]. Physiology &amp; Behavior, 1989, 46(5): 809-814.</w:t>
      </w:r>
    </w:p>
    <w:p w14:paraId="3727359C">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Laing D G, Glemarec A. Selective attention and the perceptual analysis of odor mixtures[J]. Physiology &amp; Behavior, 1992, 52(6): 1047-1053.</w:t>
      </w:r>
    </w:p>
    <w:p w14:paraId="32C861D6">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Livermore A, Laing D G. Influence of training and experience on the perception of multicomponent odor mixtures[J]. Journal of Experimental Psychology: Human Perception and Performance, 1996, 22(2): 267-277.</w:t>
      </w:r>
    </w:p>
    <w:p w14:paraId="62813559">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Livermore A, Laing D G. The influence of chemical complexity on the perception of multicomponent odor mixtures[J]. Perception &amp; Psychophysics, 1998, 60(4): 650-661.</w:t>
      </w:r>
    </w:p>
    <w:p w14:paraId="26DBFF3E">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Jinks A, Laing D G. The analysis of odor mixtures by humans: evidence for a configurational process[J]. Physiology &amp; Behavior, 2001, 72(1-2): 51-63.</w:t>
      </w:r>
    </w:p>
    <w:p w14:paraId="34CAEADD">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Laska M, Hudson R. Ability to discriminate between related odor mixtures[J]. Chemical Senses, 1992, 17(4): 403-415.</w:t>
      </w:r>
    </w:p>
    <w:p w14:paraId="03A94F17">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Weiss T, Snitz K, Yablonka A, et al. Perceptual convergence of multi-component mixtures in olfaction implies an olfactory white[J]. Proceedings of the National Academy of Sciences of the United States of America, 2012, 109(49): 19959-19964.</w:t>
      </w:r>
    </w:p>
    <w:p w14:paraId="27CF0F03">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庄媛. 嗅觉单质和嗅觉混合物的编码机制[D]. 北京: 中国科学院心理研究所, 2019.</w:t>
      </w:r>
    </w:p>
    <w:p w14:paraId="0BCCDAE5">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Buck L, Axel R. A novel multigene family may encode odorant receptors: a molecular basis for odor recognition[J]. Cell, 1991, 65(1): 175-187.</w:t>
      </w:r>
    </w:p>
    <w:p w14:paraId="3A67F010">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Billesbølle C B, de March C A, Matsunami H, et al. Structural basis of odorant recognition by a human odorant receptor[J]. Nature, 2023, 615(7953): 742-749.</w:t>
      </w:r>
    </w:p>
    <w:p w14:paraId="1C0277FF">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Keller A, Gerkin R C, Guan Y, et al. Predicting human olfactory perception from chemical features of odor molecules[J]. Science, 2017, 355(6327): 820-826.</w:t>
      </w:r>
    </w:p>
    <w:p w14:paraId="39C9B142">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Kermen F, Chakirian A, Sezille C, et al. Molecular complexity determines the number of olfactory notes and the pleasantness of smells[J]. Scientific Reports, 2011, 1: 206.</w:t>
      </w:r>
    </w:p>
    <w:p w14:paraId="39B16EBC">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Hamakawa M, Ishikawa H, Kikuchi Y, et al. Odor mixture perception: can molecular complexity be a factor determining elemental or configural perception?[J]. bioRxiv, 2020: 2020.05.27.120154.</w:t>
      </w:r>
    </w:p>
    <w:p w14:paraId="50017E30">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Ye Y, Wang Y, Zhuang Y, et al. Decomposition of an odorant in olfactory perception and neural representation[J]. Nature Human Behaviour, 2024, 8(6): 1150-1162.</w:t>
      </w:r>
    </w:p>
    <w:p w14:paraId="75EDCA03">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Backman T W, Cao Y, Girke T. ChemMine tools: an online service for analyzing and clustering small molecules[J]. Nucleic Acids Research, 2011, 39(Web Server issue): W486-W491.</w:t>
      </w:r>
    </w:p>
    <w:p w14:paraId="189C046C">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Snitz K, Yablonka A, Weiss T, et al. Predicting odor perceptual similarity from odor structure[J]. PLoS Computational Biology, 2013, 9(9): e1003184.</w:t>
      </w:r>
    </w:p>
    <w:p w14:paraId="5D057F59">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Shannon C E. A mathematical theory of communication[J]. Bell System Technical Journal, 1948, 27(3): 379-423.</w:t>
      </w:r>
    </w:p>
    <w:p w14:paraId="67F83976">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Shannon C E, Weaver W. The mathematical theory of communication[M]. Urbana: University of Illinois Press, 1949.</w:t>
      </w:r>
    </w:p>
    <w:p w14:paraId="73AB0DC0">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Rogers D, Hahn M. Extended-connectivity fingerprints[J]. Journal of Chemical Information and Modeling, 2010, 50(5): 742-754.</w:t>
      </w:r>
    </w:p>
    <w:p w14:paraId="5C372C89">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Morgan H L. The generation of a unique machine description for chemical structures—a technique developed at Chemical Abstracts Service[J]. Journal of Chemical Documentation, 1965, 5(2): 107-113.</w:t>
      </w:r>
    </w:p>
    <w:p w14:paraId="532FC81F">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Todeschini R, Consonni V. Molecular descriptors for chemoinformatics[M]. 2nd ed. Weinheim: Wiley-VCH, 2009.</w:t>
      </w:r>
    </w:p>
    <w:p w14:paraId="51A47237">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Carhart R E, Smith D H, Venkataraghavan R. Atom pairs as molecular features in structure-activity studies[C]//Heller S R, Potenzone R Jr. Computer-assisted studies of chemical structure and biological function. Washington, DC: American Chemical Society, 1979: 127-137.</w:t>
      </w:r>
    </w:p>
    <w:p w14:paraId="0CE58C73">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Sharma A, Kumar R, Ranjta S, et al. Understanding the odour spaces: a step towards solving olfactory stimulus-percept problem[J]. PLoS ONE, 2015, 10(10): e0141263.</w:t>
      </w:r>
    </w:p>
    <w:p w14:paraId="7D65A9D7">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Shuman T, Muthulingam J, Khan R M, et al. Odor discrimination is immune to the effects of verbal labels[J]. Scientific Reports, 2023, 13: 1742.</w:t>
      </w:r>
    </w:p>
    <w:p w14:paraId="7FF00923">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Herz R S. Odor naming and the tip-of-the-nose phenomenon[J]. Chemical Senses, 2004. </w:t>
      </w:r>
    </w:p>
    <w:p w14:paraId="21F6323F">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Poo C, Agarwal G, Bonacchi N, et al. Cortical processing of configurally perceived odor mixtures[J]. Brain Research, 2020, 1729: 146617.</w:t>
      </w:r>
    </w:p>
    <w:p w14:paraId="1D7AF8F7">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Gottfried J A, Winston J S, Dolan R J. Dissociable codes of odor quality and odorant structure in human piriform cortex[J]. Neuron, 2006, 49(3): 467-479.</w:t>
      </w:r>
    </w:p>
    <w:p w14:paraId="74C64183">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Stettler D D, Axel R. Representations of odor in the piriform cortex[J]. Neuron, 2009, 63(6): 854-864.</w:t>
      </w:r>
    </w:p>
    <w:p w14:paraId="4078EFAB">
      <w:pPr>
        <w:widowControl w:val="0"/>
        <w:numPr>
          <w:ilvl w:val="0"/>
          <w:numId w:val="9"/>
        </w:numPr>
        <w:spacing w:line="300" w:lineRule="auto"/>
        <w:ind w:left="0" w:leftChars="0" w:firstLine="0" w:firstLineChars="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 Pashkovski S L, Iurilli G, Brann D, et al. Structure and flexibility in cortical representations of odour space[J]. Nature, 2020, 583(7815): 253-258.</w:t>
      </w:r>
    </w:p>
    <w:p w14:paraId="0B7CF164">
      <w:pPr>
        <w:numPr>
          <w:numId w:val="0"/>
        </w:numPr>
        <w:ind w:leftChars="0"/>
        <w:rPr>
          <w:rFonts w:cs="Times New Roman"/>
        </w:rPr>
      </w:pPr>
      <w:r>
        <w:rPr>
          <w:rFonts w:hint="default" w:cs="Times New Roman"/>
        </w:rPr>
        <w:fldChar w:fldCharType="begin"/>
      </w:r>
      <w:r>
        <w:rPr>
          <w:rFonts w:hint="default" w:cs="Times New Roman"/>
        </w:rPr>
        <w:instrText xml:space="preserve"> HYPERLINK "https://pubmed.ncbi.nlm.nih.gov/24653035/?dopt=Abstract&amp;holding=npg" \t "https://chat.deepseek.com/a/chat/s/_blank" </w:instrText>
      </w:r>
      <w:r>
        <w:rPr>
          <w:rFonts w:hint="default" w:cs="Times New Roman"/>
        </w:rPr>
        <w:fldChar w:fldCharType="separate"/>
      </w:r>
      <w:r>
        <w:rPr>
          <w:rFonts w:hint="default" w:cs="Times New Roman"/>
        </w:rPr>
        <w:fldChar w:fldCharType="end"/>
      </w:r>
    </w:p>
    <w:p w14:paraId="5436D8A4">
      <w:pPr>
        <w:ind w:left="0" w:leftChars="0" w:firstLine="0" w:firstLineChars="0"/>
        <w:rPr>
          <w:rFonts w:cs="Times New Roman"/>
        </w:rPr>
      </w:pPr>
    </w:p>
    <w:p w14:paraId="27755BF9">
      <w:pPr>
        <w:rPr>
          <w:rFonts w:cs="Times New Roman"/>
        </w:rPr>
      </w:pPr>
    </w:p>
    <w:p w14:paraId="2709C250">
      <w:pPr>
        <w:rPr>
          <w:rFonts w:cs="Times New Roman"/>
        </w:rPr>
      </w:pPr>
    </w:p>
    <w:p w14:paraId="0523D68D">
      <w:pPr>
        <w:rPr>
          <w:rFonts w:cs="Times New Roman"/>
        </w:rPr>
      </w:pPr>
    </w:p>
    <w:p w14:paraId="2277370B">
      <w:pPr>
        <w:rPr>
          <w:rFonts w:cs="Times New Roman"/>
        </w:rPr>
      </w:pPr>
    </w:p>
    <w:p w14:paraId="16C0F490">
      <w:pPr>
        <w:rPr>
          <w:rFonts w:cs="Times New Roman"/>
        </w:rPr>
      </w:pPr>
    </w:p>
    <w:p w14:paraId="4C15B79F">
      <w:pPr>
        <w:rPr>
          <w:rFonts w:cs="Times New Roman"/>
        </w:rPr>
      </w:pPr>
    </w:p>
    <w:p w14:paraId="525A5C4C">
      <w:pPr>
        <w:rPr>
          <w:rFonts w:cs="Times New Roman"/>
        </w:rPr>
      </w:pPr>
    </w:p>
    <w:p w14:paraId="2891F6D2">
      <w:pPr>
        <w:rPr>
          <w:rFonts w:cs="Times New Roman"/>
        </w:rPr>
      </w:pPr>
    </w:p>
    <w:p w14:paraId="00CA34B0">
      <w:pPr>
        <w:rPr>
          <w:rFonts w:cs="Times New Roman"/>
        </w:rPr>
      </w:pPr>
    </w:p>
    <w:p w14:paraId="5EBFDB9F">
      <w:pPr>
        <w:rPr>
          <w:rFonts w:cs="Times New Roman"/>
        </w:rPr>
      </w:pPr>
    </w:p>
    <w:p w14:paraId="7B39F256">
      <w:pPr>
        <w:rPr>
          <w:rFonts w:cs="Times New Roman"/>
        </w:rPr>
      </w:pPr>
    </w:p>
    <w:p w14:paraId="17745A99">
      <w:pPr>
        <w:rPr>
          <w:rFonts w:cs="Times New Roman"/>
        </w:rPr>
      </w:pPr>
    </w:p>
    <w:p w14:paraId="76928AB1">
      <w:pPr>
        <w:rPr>
          <w:rFonts w:cs="Times New Roman"/>
        </w:rPr>
      </w:pPr>
    </w:p>
    <w:p w14:paraId="6A91ED45">
      <w:pPr>
        <w:rPr>
          <w:rFonts w:cs="Times New Roman"/>
        </w:rPr>
      </w:pPr>
    </w:p>
    <w:p w14:paraId="4442F2E1">
      <w:pPr>
        <w:rPr>
          <w:rFonts w:cs="Times New Roman"/>
        </w:rPr>
      </w:pPr>
    </w:p>
    <w:p w14:paraId="78A3A5BD">
      <w:pPr>
        <w:rPr>
          <w:rFonts w:cs="Times New Roman"/>
        </w:rPr>
      </w:pPr>
    </w:p>
    <w:p w14:paraId="6282231F">
      <w:pPr>
        <w:rPr>
          <w:rFonts w:cs="Times New Roman"/>
        </w:rPr>
      </w:pPr>
    </w:p>
    <w:p w14:paraId="0069EB15">
      <w:pPr>
        <w:rPr>
          <w:rFonts w:cs="Times New Roman"/>
        </w:rPr>
      </w:pPr>
    </w:p>
    <w:p w14:paraId="6C165552">
      <w:pPr>
        <w:rPr>
          <w:rFonts w:cs="Times New Roman"/>
        </w:rPr>
      </w:pPr>
    </w:p>
    <w:p w14:paraId="01F78CE0">
      <w:pPr>
        <w:rPr>
          <w:rFonts w:cs="Times New Roman"/>
        </w:rPr>
      </w:pPr>
    </w:p>
    <w:p w14:paraId="3AA03BFE">
      <w:pPr>
        <w:ind w:left="0" w:leftChars="0" w:firstLine="0" w:firstLineChars="0"/>
        <w:rPr>
          <w:rFonts w:cs="Times New Roman"/>
        </w:rPr>
      </w:pPr>
    </w:p>
    <w:p w14:paraId="1F008158">
      <w:pPr>
        <w:pStyle w:val="2"/>
        <w:numPr>
          <w:ilvl w:val="0"/>
          <w:numId w:val="0"/>
        </w:numPr>
        <w:rPr>
          <w:rFonts w:hint="default" w:eastAsia="黑体" w:cs="Times New Roman"/>
          <w:lang w:val="en-US" w:eastAsia="zh-CN"/>
        </w:rPr>
      </w:pPr>
      <w:bookmarkStart w:id="100" w:name="_Toc93734170"/>
      <w:bookmarkStart w:id="101" w:name="_Toc99656545"/>
      <w:bookmarkStart w:id="102" w:name="_Toc23143"/>
      <w:r>
        <w:rPr>
          <w:rFonts w:cs="Times New Roman"/>
        </w:rPr>
        <w:t>附录</w:t>
      </w:r>
      <w:r>
        <w:rPr>
          <w:rFonts w:hint="eastAsia" w:cs="Times New Roman"/>
        </w:rPr>
        <w:t xml:space="preserve"> </w:t>
      </w:r>
      <w:r>
        <w:rPr>
          <w:rFonts w:cs="Times New Roman"/>
        </w:rPr>
        <w:t xml:space="preserve"> </w:t>
      </w:r>
      <w:bookmarkEnd w:id="100"/>
      <w:bookmarkEnd w:id="101"/>
      <w:r>
        <w:rPr>
          <w:rFonts w:hint="eastAsia" w:cs="Times New Roman"/>
          <w:lang w:val="en-US" w:eastAsia="zh-CN"/>
        </w:rPr>
        <w:t>研究一和研究二使用的气味分子</w:t>
      </w:r>
      <w:bookmarkEnd w:id="102"/>
    </w:p>
    <w:p w14:paraId="1B19F67D">
      <w:pPr>
        <w:bidi w:val="0"/>
      </w:pPr>
      <w:r>
        <w:rPr>
          <w:rFonts w:hint="eastAsia"/>
          <w:lang w:val="en-US" w:eastAsia="zh-CN"/>
        </w:rPr>
        <w:t>研究一</w:t>
      </w:r>
      <w:r>
        <w:rPr>
          <w:rFonts w:hint="eastAsia"/>
        </w:rPr>
        <w:t>中使用的</w:t>
      </w:r>
      <w:r>
        <w:rPr>
          <w:rFonts w:hint="eastAsia"/>
          <w:lang w:val="en-US" w:eastAsia="zh-CN"/>
        </w:rPr>
        <w:t>7种</w:t>
      </w:r>
      <w:r>
        <w:rPr>
          <w:rFonts w:hint="eastAsia"/>
        </w:rPr>
        <w:t>化合物气味</w:t>
      </w:r>
      <w:r>
        <w:rPr>
          <w:rFonts w:hint="eastAsia"/>
          <w:lang w:val="en-US" w:eastAsia="zh-CN"/>
        </w:rPr>
        <w:t>和研究二使用的16中化合物气味（最终实际使用13种）</w:t>
      </w:r>
      <w:r>
        <w:rPr>
          <w:rFonts w:hint="eastAsia"/>
        </w:rPr>
        <w:t>，每种混合物由两种或两种以上的化合物组成</w:t>
      </w:r>
      <w:r>
        <w:rPr>
          <w:rFonts w:hint="eastAsia"/>
          <w:lang w:eastAsia="zh-CN"/>
        </w:rPr>
        <w:t>。</w:t>
      </w:r>
      <w:r>
        <w:rPr>
          <w:rFonts w:hint="eastAsia"/>
        </w:rPr>
        <w:t>参与者使用 7 分李克特量表对每种化合物的强度、价值和熟悉程度进行评分，其中 7 分代表非常强烈、令人愉快或熟悉。</w:t>
      </w:r>
    </w:p>
    <w:p w14:paraId="2197345E">
      <w:pPr>
        <w:widowControl/>
        <w:ind w:firstLine="480"/>
        <w:jc w:val="left"/>
        <w:rPr>
          <w:rFonts w:cs="Times New Roman"/>
        </w:rPr>
      </w:pPr>
      <w:r>
        <w:drawing>
          <wp:anchor distT="0" distB="0" distL="114300" distR="114300" simplePos="0" relativeHeight="251671552" behindDoc="0" locked="0" layoutInCell="1" allowOverlap="1">
            <wp:simplePos x="0" y="0"/>
            <wp:positionH relativeFrom="column">
              <wp:posOffset>255270</wp:posOffset>
            </wp:positionH>
            <wp:positionV relativeFrom="paragraph">
              <wp:posOffset>74295</wp:posOffset>
            </wp:positionV>
            <wp:extent cx="4617085" cy="2369185"/>
            <wp:effectExtent l="0" t="0" r="635" b="8255"/>
            <wp:wrapSquare wrapText="bothSides"/>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52"/>
                    <a:stretch>
                      <a:fillRect/>
                    </a:stretch>
                  </pic:blipFill>
                  <pic:spPr>
                    <a:xfrm>
                      <a:off x="0" y="0"/>
                      <a:ext cx="4617085" cy="2369185"/>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422910</wp:posOffset>
            </wp:positionH>
            <wp:positionV relativeFrom="page">
              <wp:posOffset>5302250</wp:posOffset>
            </wp:positionV>
            <wp:extent cx="4244975" cy="4658360"/>
            <wp:effectExtent l="0" t="0" r="6985" b="5080"/>
            <wp:wrapSquare wrapText="bothSides"/>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53"/>
                    <a:stretch>
                      <a:fillRect/>
                    </a:stretch>
                  </pic:blipFill>
                  <pic:spPr>
                    <a:xfrm>
                      <a:off x="0" y="0"/>
                      <a:ext cx="4244975" cy="4658360"/>
                    </a:xfrm>
                    <a:prstGeom prst="rect">
                      <a:avLst/>
                    </a:prstGeom>
                    <a:noFill/>
                    <a:ln>
                      <a:noFill/>
                    </a:ln>
                  </pic:spPr>
                </pic:pic>
              </a:graphicData>
            </a:graphic>
          </wp:anchor>
        </w:drawing>
      </w:r>
      <w:r>
        <w:rPr>
          <w:rFonts w:cs="Times New Roman"/>
        </w:rPr>
        <w:br w:type="page"/>
      </w:r>
    </w:p>
    <w:p w14:paraId="608C1DC6">
      <w:pPr>
        <w:ind w:left="0" w:leftChars="0" w:firstLine="0" w:firstLineChars="0"/>
        <w:rPr>
          <w:rFonts w:hint="eastAsia" w:eastAsia="黑体" w:cs="Times New Roman"/>
          <w:b/>
          <w:bCs/>
          <w:sz w:val="32"/>
          <w:szCs w:val="32"/>
          <w:lang w:val="en-US" w:eastAsia="zh-CN"/>
        </w:rPr>
        <w:sectPr>
          <w:headerReference r:id="rId27" w:type="default"/>
          <w:footerReference r:id="rId28" w:type="default"/>
          <w:pgSz w:w="11906" w:h="16838"/>
          <w:pgMar w:top="1440" w:right="1797" w:bottom="1440" w:left="1797" w:header="851" w:footer="851" w:gutter="0"/>
          <w:cols w:space="720" w:num="1"/>
          <w:docGrid w:linePitch="312" w:charSpace="0"/>
        </w:sectPr>
      </w:pPr>
    </w:p>
    <w:p w14:paraId="1B2DB015">
      <w:pPr>
        <w:pStyle w:val="2"/>
        <w:numPr>
          <w:ilvl w:val="0"/>
          <w:numId w:val="0"/>
        </w:numPr>
        <w:jc w:val="center"/>
        <w:rPr>
          <w:rFonts w:cs="Times New Roman"/>
        </w:rPr>
      </w:pPr>
      <w:bookmarkStart w:id="103" w:name="_Toc99656548"/>
      <w:bookmarkStart w:id="104" w:name="_Toc6512"/>
      <w:r>
        <w:rPr>
          <w:rFonts w:cs="Times New Roman"/>
        </w:rPr>
        <w:t>致  谢</w:t>
      </w:r>
      <w:bookmarkEnd w:id="103"/>
      <w:bookmarkEnd w:id="104"/>
    </w:p>
    <w:p w14:paraId="42C8C895">
      <w:pPr>
        <w:ind w:firstLine="480"/>
        <w:rPr>
          <w:rFonts w:cs="Times New Roman"/>
        </w:rPr>
      </w:pPr>
      <w:r>
        <w:rPr>
          <w:rFonts w:cs="Times New Roman"/>
        </w:rPr>
        <w:fldChar w:fldCharType="begin"/>
      </w:r>
      <w:r>
        <w:rPr>
          <w:rFonts w:cs="Times New Roman"/>
        </w:rPr>
        <w:instrText xml:space="preserve"> MACROBUTTON  AcceptAllChangesInDoc [单击输入致谢内容] </w:instrText>
      </w:r>
      <w:r>
        <w:rPr>
          <w:rFonts w:cs="Times New Roman"/>
        </w:rPr>
        <w:fldChar w:fldCharType="end"/>
      </w:r>
    </w:p>
    <w:p w14:paraId="2BC3C363">
      <w:pPr>
        <w:ind w:firstLine="0" w:firstLineChars="0"/>
        <w:rPr>
          <w:rFonts w:cs="Times New Roman"/>
        </w:rPr>
      </w:pPr>
      <w:r>
        <w:rPr>
          <w:rFonts w:cs="Times New Roman"/>
        </w:rPr>
        <w:t xml:space="preserve">                                                </w:t>
      </w:r>
      <w:r>
        <w:rPr>
          <w:rFonts w:cs="Times New Roman"/>
        </w:rPr>
        <w:fldChar w:fldCharType="begin"/>
      </w:r>
      <w:r>
        <w:rPr>
          <w:rFonts w:cs="Times New Roman"/>
        </w:rPr>
        <w:instrText xml:space="preserve"> MACROBUTTON  AcceptAllChangesShown [单击输入阿拉伯数字年份，如2023] </w:instrText>
      </w:r>
      <w:r>
        <w:rPr>
          <w:rFonts w:cs="Times New Roman"/>
        </w:rPr>
        <w:fldChar w:fldCharType="end"/>
      </w:r>
      <w:r>
        <w:rPr>
          <w:rFonts w:cs="Times New Roman"/>
        </w:rPr>
        <w:t>年</w:t>
      </w:r>
      <w:r>
        <w:rPr>
          <w:rFonts w:cs="Times New Roman"/>
        </w:rPr>
        <w:fldChar w:fldCharType="begin"/>
      </w:r>
      <w:r>
        <w:rPr>
          <w:rFonts w:cs="Times New Roman"/>
        </w:rPr>
        <w:instrText xml:space="preserve"> MACROBUTTON  AcceptAllChangesShown [单击输入阿拉伯数字月份，如6] </w:instrText>
      </w:r>
      <w:r>
        <w:rPr>
          <w:rFonts w:cs="Times New Roman"/>
        </w:rPr>
        <w:fldChar w:fldCharType="end"/>
      </w:r>
      <w:r>
        <w:rPr>
          <w:rFonts w:cs="Times New Roman"/>
        </w:rPr>
        <w:t>月</w:t>
      </w:r>
    </w:p>
    <w:p w14:paraId="102B7CD7">
      <w:pPr>
        <w:ind w:firstLine="480"/>
        <w:rPr>
          <w:rFonts w:cs="Times New Roman"/>
        </w:rPr>
      </w:pPr>
    </w:p>
    <w:p w14:paraId="6F610FB5">
      <w:pPr>
        <w:ind w:firstLine="480"/>
        <w:rPr>
          <w:rFonts w:cs="Times New Roman"/>
        </w:rPr>
      </w:pPr>
    </w:p>
    <w:p w14:paraId="79A47728">
      <w:pPr>
        <w:ind w:firstLine="480"/>
        <w:rPr>
          <w:rFonts w:cs="Times New Roman"/>
        </w:rPr>
      </w:pPr>
    </w:p>
    <w:p w14:paraId="3CA99771">
      <w:pPr>
        <w:widowControl/>
        <w:ind w:firstLine="600"/>
        <w:jc w:val="left"/>
        <w:rPr>
          <w:rFonts w:cs="Times New Roman"/>
          <w:sz w:val="30"/>
          <w:szCs w:val="30"/>
        </w:rPr>
        <w:sectPr>
          <w:headerReference r:id="rId29" w:type="default"/>
          <w:footerReference r:id="rId30" w:type="default"/>
          <w:pgSz w:w="11906" w:h="16838"/>
          <w:pgMar w:top="1440" w:right="1797" w:bottom="1440" w:left="1797" w:header="851" w:footer="851" w:gutter="0"/>
          <w:cols w:space="720" w:num="1"/>
          <w:docGrid w:linePitch="312" w:charSpace="0"/>
        </w:sectPr>
      </w:pPr>
    </w:p>
    <w:p w14:paraId="6771DD2D">
      <w:pPr>
        <w:ind w:firstLine="0" w:firstLineChars="0"/>
        <w:rPr>
          <w:rFonts w:cs="Times New Roman"/>
        </w:rPr>
      </w:pPr>
    </w:p>
    <w:sectPr>
      <w:headerReference r:id="rId31" w:type="default"/>
      <w:footerReference r:id="rId32" w:type="default"/>
      <w:pgSz w:w="11906" w:h="16838"/>
      <w:pgMar w:top="1440" w:right="1797" w:bottom="1440" w:left="1797" w:header="851" w:footer="85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panose1 w:val="02020503050405090304"/>
    <w:charset w:val="00"/>
    <w:family w:val="auto"/>
    <w:pitch w:val="default"/>
    <w:sig w:usb0="00000000" w:usb1="00000000" w:usb2="00000001" w:usb3="00000000" w:csb0="400001BF" w:csb1="DFF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DC4C">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975B">
    <w:pPr>
      <w:pStyle w:val="16"/>
      <w:ind w:right="720" w:firstLine="360"/>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DD464">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4952628"/>
      <w:docPartObj>
        <w:docPartGallery w:val="autotext"/>
      </w:docPartObj>
    </w:sdtPr>
    <w:sdtEndPr>
      <w:rPr>
        <w:rFonts w:cs="Times New Roman"/>
      </w:rPr>
    </w:sdtEndPr>
    <w:sdtContent>
      <w:p w14:paraId="0640B7F9">
        <w:pPr>
          <w:pStyle w:val="16"/>
          <w:spacing w:line="240" w:lineRule="auto"/>
          <w:ind w:firstLine="0" w:firstLineChars="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III</w:t>
        </w:r>
        <w:r>
          <w:rPr>
            <w:rFonts w:cs="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3137970"/>
      <w:docPartObj>
        <w:docPartGallery w:val="autotext"/>
      </w:docPartObj>
    </w:sdtPr>
    <w:sdtEndPr>
      <w:rPr>
        <w:rFonts w:cs="Times New Roman"/>
      </w:rPr>
    </w:sdtEndPr>
    <w:sdtContent>
      <w:p w14:paraId="35F30604">
        <w:pPr>
          <w:pStyle w:val="16"/>
          <w:spacing w:line="240" w:lineRule="auto"/>
          <w:ind w:firstLine="0" w:firstLineChars="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w:t>
        </w:r>
        <w:r>
          <w:rPr>
            <w:rFonts w:cs="Times New Roma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B9452F3">
        <w:pPr>
          <w:pStyle w:val="16"/>
          <w:ind w:firstLine="360"/>
          <w:jc w:val="right"/>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9EDA1">
    <w:pPr>
      <w:pStyle w:val="16"/>
      <w:spacing w:line="240" w:lineRule="auto"/>
      <w:ind w:firstLine="360"/>
      <w:jc w:val="center"/>
      <w:rPr>
        <w:rFonts w:ascii="宋体" w:hAnsi="宋体"/>
      </w:rPr>
    </w:pPr>
    <w:sdt>
      <w:sdtPr>
        <w:rPr>
          <w:rFonts w:ascii="宋体" w:hAnsi="宋体"/>
        </w:rPr>
        <w:id w:val="598913545"/>
        <w:docPartObj>
          <w:docPartGallery w:val="autotext"/>
        </w:docPartObj>
      </w:sdtPr>
      <w:sdtEndPr>
        <w:rPr>
          <w:rFonts w:ascii="宋体" w:hAnsi="宋体"/>
        </w:rPr>
      </w:sdtEnd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rPr>
          <w:t>X</w:t>
        </w:r>
        <w:r>
          <w:rPr>
            <w:rFonts w:cs="Times New Roman"/>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8748296"/>
      <w:docPartObj>
        <w:docPartGallery w:val="autotext"/>
      </w:docPartObj>
    </w:sdtPr>
    <w:sdtEndPr>
      <w:rPr>
        <w:rFonts w:cs="Times New Roman"/>
      </w:rPr>
    </w:sdtEndPr>
    <w:sdtContent>
      <w:p w14:paraId="5CC26D1D">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IX</w:t>
        </w:r>
        <w:r>
          <w:rPr>
            <w:rFonts w:cs="Times New Roman"/>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2878339"/>
      <w:docPartObj>
        <w:docPartGallery w:val="autotext"/>
      </w:docPartObj>
    </w:sdtPr>
    <w:sdtEndPr>
      <w:rPr>
        <w:rFonts w:cs="Times New Roman"/>
      </w:rPr>
    </w:sdtEndPr>
    <w:sdtContent>
      <w:p w14:paraId="34E48782">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7</w:t>
        </w:r>
        <w:r>
          <w:rPr>
            <w:rFonts w:cs="Times New Roman"/>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6314912"/>
      <w:docPartObj>
        <w:docPartGallery w:val="autotext"/>
      </w:docPartObj>
    </w:sdtPr>
    <w:sdtEndPr>
      <w:rPr>
        <w:rFonts w:cs="Times New Roman"/>
      </w:rPr>
    </w:sdtEndPr>
    <w:sdtContent>
      <w:p w14:paraId="4EFE7030">
        <w:pPr>
          <w:pStyle w:val="16"/>
          <w:spacing w:line="240" w:lineRule="auto"/>
          <w:ind w:firstLine="0" w:firstLineChars="0"/>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8</w:t>
        </w:r>
        <w:r>
          <w:rPr>
            <w:rFonts w:cs="Times New Roman"/>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FF514">
    <w:pPr>
      <w:pStyle w:val="16"/>
      <w:tabs>
        <w:tab w:val="left" w:pos="6564"/>
        <w:tab w:val="clear" w:pos="4153"/>
        <w:tab w:val="clear" w:pos="8306"/>
      </w:tabs>
      <w:ind w:firstLine="360"/>
    </w:pPr>
    <w: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4800714"/>
      <w:docPartObj>
        <w:docPartGallery w:val="autotext"/>
      </w:docPartObj>
    </w:sdtPr>
    <w:sdtContent>
      <w:p w14:paraId="17BF030F">
        <w:pPr>
          <w:pStyle w:val="16"/>
          <w:spacing w:line="240" w:lineRule="auto"/>
          <w:ind w:firstLine="0" w:firstLineChars="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27</w:t>
        </w:r>
        <w:r>
          <w:rPr>
            <w:rFonts w:cs="Times New Roman"/>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8729513"/>
      <w:docPartObj>
        <w:docPartGallery w:val="autotext"/>
      </w:docPartObj>
    </w:sdtPr>
    <w:sdtContent>
      <w:p w14:paraId="5D6310CF">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29</w:t>
        </w:r>
        <w:r>
          <w:rPr>
            <w:rFonts w:cs="Times New Roman"/>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0429697"/>
      <w:docPartObj>
        <w:docPartGallery w:val="autotext"/>
      </w:docPartObj>
    </w:sdtPr>
    <w:sdtEndPr>
      <w:rPr>
        <w:rFonts w:cs="Times New Roman"/>
      </w:rPr>
    </w:sdtEndPr>
    <w:sdtContent>
      <w:p w14:paraId="5B93D54D">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31</w:t>
        </w:r>
        <w:r>
          <w:rPr>
            <w:rFonts w:cs="Times New Roman"/>
          </w:rPr>
          <w:fldChar w:fldCharType="end"/>
        </w:r>
      </w:p>
    </w:sdtContent>
  </w:sdt>
  <w:p w14:paraId="51A34176">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76B6">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1AC4E">
    <w:pPr>
      <w:pStyle w:val="1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5DA9">
    <w:pPr>
      <w:pStyle w:val="17"/>
      <w:ind w:firstLine="360"/>
      <w:rPr>
        <w:rFonts w:ascii="宋体" w:hAnsi="宋体"/>
      </w:rPr>
    </w:pPr>
    <w:r>
      <w:rPr>
        <w:rFonts w:ascii="宋体" w:hAnsi="宋体"/>
      </w:rPr>
      <w:t>摘</w:t>
    </w:r>
    <w:r>
      <w:rPr>
        <w:rFonts w:hint="eastAsia" w:ascii="宋体" w:hAnsi="宋体"/>
      </w:rPr>
      <w:t xml:space="preserve"> </w:t>
    </w:r>
    <w:r>
      <w:rPr>
        <w:rFonts w:ascii="宋体" w:hAnsi="宋体"/>
      </w:rPr>
      <w:t xml:space="preserve">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E54A">
    <w:pPr>
      <w:pStyle w:val="17"/>
      <w:spacing w:line="240" w:lineRule="auto"/>
      <w:ind w:firstLine="0" w:firstLineChars="0"/>
      <w:rPr>
        <w:rFonts w:ascii="宋体" w:hAnsi="宋体"/>
      </w:rPr>
    </w:pPr>
    <w:r>
      <w:rPr>
        <w:rFonts w:hint="eastAsia" w:ascii="宋体" w:hAnsi="宋体"/>
      </w:rPr>
      <w:t xml:space="preserve">摘 </w:t>
    </w:r>
    <w:r>
      <w:rPr>
        <w:rFonts w:ascii="宋体" w:hAnsi="宋体"/>
      </w:rPr>
      <w:t xml:space="preserve"> </w:t>
    </w:r>
    <w:r>
      <w:rPr>
        <w:rFonts w:hint="eastAsia" w:ascii="宋体" w:hAnsi="宋体"/>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849EF">
    <w:pPr>
      <w:pStyle w:val="17"/>
      <w:spacing w:line="240" w:lineRule="auto"/>
      <w:ind w:firstLine="0" w:firstLineChars="0"/>
      <w:rPr>
        <w:rFonts w:cs="Times New Roman"/>
      </w:rPr>
    </w:pPr>
    <w:r>
      <w:rPr>
        <w:rFonts w:cs="Times New Roman"/>
      </w:rPr>
      <w:t>填写论文实际题目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DB7CA">
    <w:pPr>
      <w:pStyle w:val="17"/>
      <w:spacing w:line="240" w:lineRule="auto"/>
      <w:ind w:firstLine="0" w:firstLineChars="0"/>
      <w:rPr>
        <w:rFonts w:cs="Times New Roman"/>
      </w:rPr>
    </w:pPr>
    <w:r>
      <w:rPr>
        <w:rFonts w:cs="Times New Roma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192C5">
    <w:pPr>
      <w:pStyle w:val="17"/>
      <w:spacing w:line="240" w:lineRule="auto"/>
      <w:ind w:firstLine="0" w:firstLineChars="0"/>
    </w:pPr>
    <w:r>
      <w:rPr>
        <w:rFonts w:hint="eastAsia" w:cs="Times New Roman"/>
      </w:rPr>
      <w:t>填写实际论文题目（英文）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1AD4B">
    <w:pPr>
      <w:pStyle w:val="17"/>
      <w:spacing w:line="240" w:lineRule="auto"/>
      <w:ind w:firstLine="0" w:firstLineChars="0"/>
      <w:rPr>
        <w:rFonts w:cs="Times New Roman"/>
      </w:rPr>
    </w:pPr>
    <w:r>
      <w:rPr>
        <w:rFonts w:cs="Times New Roman"/>
      </w:rPr>
      <w:t>目</w:t>
    </w:r>
    <w:r>
      <w:rPr>
        <w:rFonts w:hint="eastAsia" w:cs="Times New Roman"/>
      </w:rPr>
      <w:t xml:space="preserve"> </w:t>
    </w:r>
    <w:r>
      <w:rPr>
        <w:rFonts w:cs="Times New Roman"/>
      </w:rPr>
      <w:t xml:space="preserve">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D884F">
    <w:pPr>
      <w:pStyle w:val="17"/>
      <w:spacing w:line="240" w:lineRule="auto"/>
      <w:ind w:firstLine="0" w:firstLineChars="0"/>
      <w:rPr>
        <w:rFonts w:cs="Times New Roman"/>
      </w:rPr>
    </w:pPr>
    <w:r>
      <w:rPr>
        <w:rFonts w:hint="eastAsia" w:cs="Times New Roman"/>
      </w:rPr>
      <w:t>填写论文实际题目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63CE">
    <w:pPr>
      <w:pStyle w:val="17"/>
      <w:spacing w:line="240" w:lineRule="auto"/>
      <w:ind w:firstLine="0" w:firstLineChars="0"/>
      <w:rPr>
        <w:rFonts w:cs="Times New Roman"/>
      </w:rPr>
    </w:pPr>
    <w:r>
      <w:rPr>
        <w:rFonts w:hint="eastAsia" w:cs="Times New Roman"/>
      </w:rPr>
      <w:t>图表</w:t>
    </w:r>
    <w:r>
      <w:rPr>
        <w:rFonts w:cs="Times New Roman"/>
      </w:rPr>
      <w:t>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F6636">
    <w:pPr>
      <w:pStyle w:val="17"/>
      <w:spacing w:line="240" w:lineRule="auto"/>
      <w:ind w:firstLine="0" w:firstLineChars="0"/>
      <w:rPr>
        <w:rFonts w:cs="Times New Roman"/>
      </w:rPr>
    </w:pPr>
    <w:r>
      <w:rPr>
        <w:rFonts w:cs="Times New Roman"/>
      </w:rPr>
      <w:fldChar w:fldCharType="begin"/>
    </w:r>
    <w:r>
      <w:rPr>
        <w:rFonts w:cs="Times New Roman"/>
      </w:rPr>
      <w:instrText xml:space="preserve"> STYLEREF  "标题 1" \n  \* MERGEFORMAT </w:instrText>
    </w:r>
    <w:r>
      <w:rPr>
        <w:rFonts w:cs="Times New Roman"/>
      </w:rPr>
      <w:fldChar w:fldCharType="separate"/>
    </w:r>
    <w:r>
      <w:rPr>
        <w:rFonts w:cs="Times New Roman"/>
      </w:rPr>
      <w:t>第1章</w:t>
    </w:r>
    <w:r>
      <w:rPr>
        <w:rFonts w:cs="Times New Roman"/>
      </w:rPr>
      <w:fldChar w:fldCharType="end"/>
    </w:r>
    <w:r>
      <w:rPr>
        <w:rFonts w:cs="Times New Roman"/>
      </w:rPr>
      <w:t xml:space="preserve"> </w:t>
    </w:r>
    <w:r>
      <w:rPr>
        <w:rFonts w:cs="Times New Roman"/>
      </w:rPr>
      <w:fldChar w:fldCharType="begin"/>
    </w:r>
    <w:r>
      <w:rPr>
        <w:rFonts w:cs="Times New Roman"/>
      </w:rPr>
      <w:instrText xml:space="preserve"> STYLEREF  "标题 1"  \* MERGEFORMAT </w:instrText>
    </w:r>
    <w:r>
      <w:rPr>
        <w:rFonts w:cs="Times New Roman"/>
      </w:rPr>
      <w:fldChar w:fldCharType="separate"/>
    </w:r>
    <w:r>
      <w:rPr>
        <w:rFonts w:cs="Times New Roman"/>
      </w:rPr>
      <w:t xml:space="preserve">  绪论</w:t>
    </w:r>
    <w:r>
      <w:rPr>
        <w:rFonts w:cs="Times New Roman"/>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1EE99">
    <w:pPr>
      <w:pStyle w:val="17"/>
      <w:spacing w:line="240" w:lineRule="auto"/>
      <w:ind w:firstLine="0" w:firstLineChars="0"/>
      <w:rPr>
        <w:rFonts w:cs="Times New Roman"/>
        <w:szCs w:val="21"/>
      </w:rPr>
    </w:pPr>
    <w:r>
      <w:rPr>
        <w:rFonts w:cs="Times New Roman"/>
        <w:szCs w:val="21"/>
      </w:rPr>
      <w:t>附  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C772C">
    <w:pPr>
      <w:pStyle w:val="17"/>
      <w:spacing w:line="240" w:lineRule="auto"/>
      <w:ind w:firstLine="0" w:firstLineChars="0"/>
      <w:rPr>
        <w:rFonts w:ascii="宋体" w:hAnsi="宋体"/>
      </w:rPr>
    </w:pPr>
    <w:r>
      <w:rPr>
        <w:rFonts w:hint="eastAsia" w:ascii="宋体" w:hAnsi="宋体"/>
        <w:szCs w:val="21"/>
      </w:rPr>
      <w:t xml:space="preserve">致 </w:t>
    </w:r>
    <w:r>
      <w:rPr>
        <w:rFonts w:ascii="宋体" w:hAnsi="宋体"/>
        <w:szCs w:val="21"/>
      </w:rPr>
      <w:t xml:space="preserve"> 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6985B">
    <w:pPr>
      <w:pStyle w:val="17"/>
      <w:ind w:firstLine="0" w:firstLineChars="0"/>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4FB68"/>
    <w:multiLevelType w:val="singleLevel"/>
    <w:tmpl w:val="1544FB68"/>
    <w:lvl w:ilvl="0" w:tentative="0">
      <w:start w:val="1"/>
      <w:numFmt w:val="bullet"/>
      <w:lvlText w:val=""/>
      <w:lvlJc w:val="left"/>
      <w:pPr>
        <w:ind w:left="420" w:hanging="420"/>
      </w:pPr>
      <w:rPr>
        <w:rFonts w:hint="default" w:ascii="Wingdings" w:hAnsi="Wingdings"/>
      </w:rPr>
    </w:lvl>
  </w:abstractNum>
  <w:abstractNum w:abstractNumId="1">
    <w:nsid w:val="1858FF66"/>
    <w:multiLevelType w:val="singleLevel"/>
    <w:tmpl w:val="1858FF66"/>
    <w:lvl w:ilvl="0" w:tentative="0">
      <w:start w:val="1"/>
      <w:numFmt w:val="bullet"/>
      <w:lvlText w:val=""/>
      <w:lvlJc w:val="left"/>
      <w:pPr>
        <w:ind w:left="420" w:hanging="420"/>
      </w:pPr>
      <w:rPr>
        <w:rFonts w:hint="default" w:ascii="Wingdings" w:hAnsi="Wingdings"/>
      </w:rPr>
    </w:lvl>
  </w:abstractNum>
  <w:abstractNum w:abstractNumId="2">
    <w:nsid w:val="2CD1E611"/>
    <w:multiLevelType w:val="singleLevel"/>
    <w:tmpl w:val="2CD1E611"/>
    <w:lvl w:ilvl="0" w:tentative="0">
      <w:start w:val="1"/>
      <w:numFmt w:val="decimal"/>
      <w:suff w:val="space"/>
      <w:lvlText w:val="[%1]"/>
      <w:lvlJc w:val="left"/>
      <w:pPr>
        <w:ind w:left="0" w:firstLine="0"/>
      </w:pPr>
    </w:lvl>
  </w:abstractNum>
  <w:abstractNum w:abstractNumId="3">
    <w:nsid w:val="6EED4278"/>
    <w:multiLevelType w:val="multilevel"/>
    <w:tmpl w:val="6EED4278"/>
    <w:lvl w:ilvl="0" w:tentative="0">
      <w:start w:val="1"/>
      <w:numFmt w:val="decimal"/>
      <w:pStyle w:val="2"/>
      <w:suff w:val="nothing"/>
      <w:lvlText w:val="第%1章"/>
      <w:lvlJc w:val="left"/>
      <w:pPr>
        <w:ind w:left="0" w:firstLine="0"/>
      </w:pPr>
      <w:rPr>
        <w:rFonts w:hint="default" w:ascii="Times New Roman" w:hAnsi="Times New Roman" w:eastAsia="黑体"/>
        <w:b/>
        <w:i w:val="0"/>
        <w:spacing w:val="35"/>
        <w:w w:val="100"/>
        <w:kern w:val="44"/>
        <w:position w:val="0"/>
        <w:sz w:val="28"/>
        <w14:numSpacing w14:val="tabular"/>
      </w:rPr>
    </w:lvl>
    <w:lvl w:ilvl="1" w:tentative="0">
      <w:start w:val="3"/>
      <w:numFmt w:val="decimal"/>
      <w:lvlRestart w:val="0"/>
      <w:pStyle w:val="3"/>
      <w:suff w:val="nothing"/>
      <w:lvlText w:val="%1.%2"/>
      <w:lvlJc w:val="left"/>
      <w:pPr>
        <w:ind w:left="0" w:firstLine="0"/>
      </w:pPr>
      <w:rPr>
        <w:rFonts w:hint="default" w:ascii="Times New Roman" w:hAnsi="Times New Roman" w:eastAsia="黑体"/>
        <w:b w:val="0"/>
        <w:i w:val="0"/>
        <w:kern w:val="24"/>
        <w:sz w:val="24"/>
      </w:rPr>
    </w:lvl>
    <w:lvl w:ilvl="2" w:tentative="0">
      <w:start w:val="1"/>
      <w:numFmt w:val="decimal"/>
      <w:pStyle w:val="4"/>
      <w:suff w:val="nothing"/>
      <w:lvlText w:val="%1.%2.%3"/>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w:lvlJc w:val="left"/>
      <w:pPr>
        <w:ind w:left="0" w:firstLine="0"/>
      </w:pPr>
      <w:rPr>
        <w:rFonts w:hint="default" w:ascii="Times New Roman" w:hAnsi="Times New Roman" w:eastAsia="黑体"/>
        <w:b w:val="0"/>
        <w:i w:val="0"/>
        <w:sz w:val="24"/>
      </w:rPr>
    </w:lvl>
    <w:lvl w:ilvl="4" w:tentative="0">
      <w:start w:val="1"/>
      <w:numFmt w:val="decimal"/>
      <w:pStyle w:val="6"/>
      <w:suff w:val="nothing"/>
      <w:lvlText w:val="%1.%2.%3.%4.%5"/>
      <w:lvlJc w:val="left"/>
      <w:pPr>
        <w:ind w:left="0" w:firstLine="0"/>
      </w:pPr>
      <w:rPr>
        <w:rFonts w:hint="eastAsia"/>
      </w:rPr>
    </w:lvl>
    <w:lvl w:ilvl="5" w:tentative="0">
      <w:start w:val="1"/>
      <w:numFmt w:val="decimal"/>
      <w:pStyle w:val="7"/>
      <w:suff w:val="nothing"/>
      <w:lvlText w:val="%1.%2.%3.%4.%5.%6"/>
      <w:lvlJc w:val="left"/>
      <w:pPr>
        <w:ind w:left="0" w:firstLine="0"/>
      </w:pPr>
      <w:rPr>
        <w:rFonts w:hint="eastAsia"/>
      </w:rPr>
    </w:lvl>
    <w:lvl w:ilvl="6" w:tentative="0">
      <w:start w:val="1"/>
      <w:numFmt w:val="decimal"/>
      <w:pStyle w:val="8"/>
      <w:suff w:val="nothing"/>
      <w:lvlText w:val="%1.%2.%3.%4.%5.%6.%7"/>
      <w:lvlJc w:val="left"/>
      <w:pPr>
        <w:ind w:left="0" w:firstLine="0"/>
      </w:pPr>
      <w:rPr>
        <w:rFonts w:hint="eastAsia"/>
      </w:rPr>
    </w:lvl>
    <w:lvl w:ilvl="7" w:tentative="0">
      <w:start w:val="1"/>
      <w:numFmt w:val="decimal"/>
      <w:pStyle w:val="9"/>
      <w:suff w:val="nothing"/>
      <w:lvlText w:val="%1.%2.%3.%4.%5.%6.%7.%8"/>
      <w:lvlJc w:val="left"/>
      <w:pPr>
        <w:ind w:left="0" w:firstLine="0"/>
      </w:pPr>
      <w:rPr>
        <w:rFonts w:hint="eastAsia"/>
      </w:rPr>
    </w:lvl>
    <w:lvl w:ilvl="8" w:tentative="0">
      <w:start w:val="1"/>
      <w:numFmt w:val="decimal"/>
      <w:pStyle w:val="10"/>
      <w:suff w:val="nothing"/>
      <w:lvlText w:val="%1.%2.%3.%4.%5.%6.%7.%8.%9"/>
      <w:lvlJc w:val="left"/>
      <w:pPr>
        <w:ind w:left="0" w:firstLine="0"/>
      </w:pPr>
      <w:rPr>
        <w:rFonts w:hint="eastAsia"/>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nucas">
    <w15:presenceInfo w15:providerId="None" w15:userId="cnuc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C15"/>
    <w:rsid w:val="00003FE0"/>
    <w:rsid w:val="00004650"/>
    <w:rsid w:val="0000468D"/>
    <w:rsid w:val="00004790"/>
    <w:rsid w:val="000052A7"/>
    <w:rsid w:val="00006129"/>
    <w:rsid w:val="00006AD9"/>
    <w:rsid w:val="00007DB7"/>
    <w:rsid w:val="000112EE"/>
    <w:rsid w:val="000126B7"/>
    <w:rsid w:val="00014938"/>
    <w:rsid w:val="00016F9A"/>
    <w:rsid w:val="0001752C"/>
    <w:rsid w:val="000178A8"/>
    <w:rsid w:val="00022CC4"/>
    <w:rsid w:val="00024DC2"/>
    <w:rsid w:val="00025A8A"/>
    <w:rsid w:val="00027E60"/>
    <w:rsid w:val="00030C7F"/>
    <w:rsid w:val="00036958"/>
    <w:rsid w:val="000407D2"/>
    <w:rsid w:val="0004129C"/>
    <w:rsid w:val="00042AC5"/>
    <w:rsid w:val="0004311E"/>
    <w:rsid w:val="00043752"/>
    <w:rsid w:val="0004401D"/>
    <w:rsid w:val="00045F8A"/>
    <w:rsid w:val="00046632"/>
    <w:rsid w:val="00046A8C"/>
    <w:rsid w:val="00050762"/>
    <w:rsid w:val="00050ADE"/>
    <w:rsid w:val="00052C1F"/>
    <w:rsid w:val="00054492"/>
    <w:rsid w:val="00055B7D"/>
    <w:rsid w:val="0006117C"/>
    <w:rsid w:val="00064947"/>
    <w:rsid w:val="000674DB"/>
    <w:rsid w:val="00067951"/>
    <w:rsid w:val="00070616"/>
    <w:rsid w:val="00072C71"/>
    <w:rsid w:val="000748BC"/>
    <w:rsid w:val="00074A7F"/>
    <w:rsid w:val="00074D33"/>
    <w:rsid w:val="00075CCD"/>
    <w:rsid w:val="00076398"/>
    <w:rsid w:val="00080B48"/>
    <w:rsid w:val="00080D8D"/>
    <w:rsid w:val="00084AC5"/>
    <w:rsid w:val="00091027"/>
    <w:rsid w:val="00093A21"/>
    <w:rsid w:val="000A00AC"/>
    <w:rsid w:val="000A39C2"/>
    <w:rsid w:val="000A3E66"/>
    <w:rsid w:val="000A5427"/>
    <w:rsid w:val="000A5AA2"/>
    <w:rsid w:val="000A6637"/>
    <w:rsid w:val="000B0DAC"/>
    <w:rsid w:val="000B4B83"/>
    <w:rsid w:val="000B6C38"/>
    <w:rsid w:val="000B6EC2"/>
    <w:rsid w:val="000B710C"/>
    <w:rsid w:val="000B71A9"/>
    <w:rsid w:val="000B7B9D"/>
    <w:rsid w:val="000C07D4"/>
    <w:rsid w:val="000C44A2"/>
    <w:rsid w:val="000C5B25"/>
    <w:rsid w:val="000C677D"/>
    <w:rsid w:val="000D0207"/>
    <w:rsid w:val="000D2603"/>
    <w:rsid w:val="000D55BA"/>
    <w:rsid w:val="000D6622"/>
    <w:rsid w:val="000D6EE8"/>
    <w:rsid w:val="000E1488"/>
    <w:rsid w:val="000E3714"/>
    <w:rsid w:val="000E3A75"/>
    <w:rsid w:val="000E534D"/>
    <w:rsid w:val="000F0032"/>
    <w:rsid w:val="000F01A8"/>
    <w:rsid w:val="000F1432"/>
    <w:rsid w:val="000F26E8"/>
    <w:rsid w:val="000F3821"/>
    <w:rsid w:val="000F39D2"/>
    <w:rsid w:val="000F77DE"/>
    <w:rsid w:val="000F7D1B"/>
    <w:rsid w:val="00101738"/>
    <w:rsid w:val="001066A0"/>
    <w:rsid w:val="001066A4"/>
    <w:rsid w:val="0010753E"/>
    <w:rsid w:val="0011372C"/>
    <w:rsid w:val="00114E88"/>
    <w:rsid w:val="00117534"/>
    <w:rsid w:val="00123374"/>
    <w:rsid w:val="00123BC0"/>
    <w:rsid w:val="00123E9B"/>
    <w:rsid w:val="00125675"/>
    <w:rsid w:val="001261A0"/>
    <w:rsid w:val="00126C72"/>
    <w:rsid w:val="00126DE1"/>
    <w:rsid w:val="0013077F"/>
    <w:rsid w:val="00133227"/>
    <w:rsid w:val="00133588"/>
    <w:rsid w:val="00134D76"/>
    <w:rsid w:val="00135521"/>
    <w:rsid w:val="001365FB"/>
    <w:rsid w:val="00137571"/>
    <w:rsid w:val="00140297"/>
    <w:rsid w:val="0014178B"/>
    <w:rsid w:val="00143216"/>
    <w:rsid w:val="0014410A"/>
    <w:rsid w:val="00147B9C"/>
    <w:rsid w:val="00150327"/>
    <w:rsid w:val="00154805"/>
    <w:rsid w:val="00154B00"/>
    <w:rsid w:val="001563E4"/>
    <w:rsid w:val="0016017D"/>
    <w:rsid w:val="00160544"/>
    <w:rsid w:val="00163267"/>
    <w:rsid w:val="00167609"/>
    <w:rsid w:val="00167AED"/>
    <w:rsid w:val="00170F85"/>
    <w:rsid w:val="00175630"/>
    <w:rsid w:val="00177950"/>
    <w:rsid w:val="00177F22"/>
    <w:rsid w:val="00184462"/>
    <w:rsid w:val="001863A0"/>
    <w:rsid w:val="001916B6"/>
    <w:rsid w:val="0019703C"/>
    <w:rsid w:val="001A48E9"/>
    <w:rsid w:val="001B393C"/>
    <w:rsid w:val="001B3B5B"/>
    <w:rsid w:val="001B52F1"/>
    <w:rsid w:val="001B606D"/>
    <w:rsid w:val="001B62E7"/>
    <w:rsid w:val="001C22A5"/>
    <w:rsid w:val="001C2B14"/>
    <w:rsid w:val="001D262F"/>
    <w:rsid w:val="001D28CD"/>
    <w:rsid w:val="001D5F5C"/>
    <w:rsid w:val="001D7DB9"/>
    <w:rsid w:val="001E0FC6"/>
    <w:rsid w:val="001E39C3"/>
    <w:rsid w:val="001E3D7F"/>
    <w:rsid w:val="001E7F98"/>
    <w:rsid w:val="001F001E"/>
    <w:rsid w:val="001F1079"/>
    <w:rsid w:val="001F36BB"/>
    <w:rsid w:val="001F46D2"/>
    <w:rsid w:val="001F4928"/>
    <w:rsid w:val="001F51AA"/>
    <w:rsid w:val="001F6F4D"/>
    <w:rsid w:val="001F74A0"/>
    <w:rsid w:val="00201421"/>
    <w:rsid w:val="00201D93"/>
    <w:rsid w:val="0020663C"/>
    <w:rsid w:val="002073D9"/>
    <w:rsid w:val="00210023"/>
    <w:rsid w:val="002105EF"/>
    <w:rsid w:val="00212005"/>
    <w:rsid w:val="0021363A"/>
    <w:rsid w:val="00213859"/>
    <w:rsid w:val="002168D9"/>
    <w:rsid w:val="002176A5"/>
    <w:rsid w:val="00217AAF"/>
    <w:rsid w:val="00217AC7"/>
    <w:rsid w:val="002214B4"/>
    <w:rsid w:val="00225545"/>
    <w:rsid w:val="00226BB1"/>
    <w:rsid w:val="00226CC9"/>
    <w:rsid w:val="00231D5D"/>
    <w:rsid w:val="00231DA6"/>
    <w:rsid w:val="00234C5F"/>
    <w:rsid w:val="00235C96"/>
    <w:rsid w:val="00237780"/>
    <w:rsid w:val="00243B45"/>
    <w:rsid w:val="002504F2"/>
    <w:rsid w:val="00250962"/>
    <w:rsid w:val="00250A25"/>
    <w:rsid w:val="00251293"/>
    <w:rsid w:val="002520BD"/>
    <w:rsid w:val="002526A6"/>
    <w:rsid w:val="00253960"/>
    <w:rsid w:val="002565E4"/>
    <w:rsid w:val="00261729"/>
    <w:rsid w:val="0026429E"/>
    <w:rsid w:val="002658B4"/>
    <w:rsid w:val="00266BF7"/>
    <w:rsid w:val="00267E97"/>
    <w:rsid w:val="00270AA4"/>
    <w:rsid w:val="00270F1C"/>
    <w:rsid w:val="002712E9"/>
    <w:rsid w:val="00276481"/>
    <w:rsid w:val="002770B2"/>
    <w:rsid w:val="002777D2"/>
    <w:rsid w:val="00277A5A"/>
    <w:rsid w:val="002800EF"/>
    <w:rsid w:val="0028040D"/>
    <w:rsid w:val="00282156"/>
    <w:rsid w:val="00282B02"/>
    <w:rsid w:val="0028528F"/>
    <w:rsid w:val="00285B67"/>
    <w:rsid w:val="0028734C"/>
    <w:rsid w:val="0029602A"/>
    <w:rsid w:val="002A1875"/>
    <w:rsid w:val="002A1995"/>
    <w:rsid w:val="002A1FDD"/>
    <w:rsid w:val="002A3F34"/>
    <w:rsid w:val="002A48AA"/>
    <w:rsid w:val="002A541D"/>
    <w:rsid w:val="002A6927"/>
    <w:rsid w:val="002B12FC"/>
    <w:rsid w:val="002B66E7"/>
    <w:rsid w:val="002C2B64"/>
    <w:rsid w:val="002C636A"/>
    <w:rsid w:val="002C6830"/>
    <w:rsid w:val="002C7822"/>
    <w:rsid w:val="002D0A67"/>
    <w:rsid w:val="002D2869"/>
    <w:rsid w:val="002D2872"/>
    <w:rsid w:val="002D2D8E"/>
    <w:rsid w:val="002D6DEB"/>
    <w:rsid w:val="002E0F09"/>
    <w:rsid w:val="002E5EFA"/>
    <w:rsid w:val="002F2580"/>
    <w:rsid w:val="002F56AB"/>
    <w:rsid w:val="00306849"/>
    <w:rsid w:val="0031015D"/>
    <w:rsid w:val="003140C6"/>
    <w:rsid w:val="00315E98"/>
    <w:rsid w:val="00316A34"/>
    <w:rsid w:val="00316A53"/>
    <w:rsid w:val="00324237"/>
    <w:rsid w:val="0032484B"/>
    <w:rsid w:val="00326F19"/>
    <w:rsid w:val="003278D7"/>
    <w:rsid w:val="003332A2"/>
    <w:rsid w:val="0033662F"/>
    <w:rsid w:val="003430DA"/>
    <w:rsid w:val="00345156"/>
    <w:rsid w:val="003453E7"/>
    <w:rsid w:val="003462C6"/>
    <w:rsid w:val="003465EC"/>
    <w:rsid w:val="00351303"/>
    <w:rsid w:val="003566D4"/>
    <w:rsid w:val="003644ED"/>
    <w:rsid w:val="00365D7A"/>
    <w:rsid w:val="003735E8"/>
    <w:rsid w:val="00374E7E"/>
    <w:rsid w:val="0038275F"/>
    <w:rsid w:val="00383488"/>
    <w:rsid w:val="00383BD0"/>
    <w:rsid w:val="00386031"/>
    <w:rsid w:val="003873E7"/>
    <w:rsid w:val="0039016E"/>
    <w:rsid w:val="00391324"/>
    <w:rsid w:val="00391905"/>
    <w:rsid w:val="00393730"/>
    <w:rsid w:val="003965F2"/>
    <w:rsid w:val="003A0C84"/>
    <w:rsid w:val="003A1D0C"/>
    <w:rsid w:val="003A5530"/>
    <w:rsid w:val="003B1393"/>
    <w:rsid w:val="003B54BF"/>
    <w:rsid w:val="003B77C3"/>
    <w:rsid w:val="003C1CBA"/>
    <w:rsid w:val="003C3164"/>
    <w:rsid w:val="003C31D9"/>
    <w:rsid w:val="003C4C6C"/>
    <w:rsid w:val="003C67E0"/>
    <w:rsid w:val="003D46B0"/>
    <w:rsid w:val="003D4F30"/>
    <w:rsid w:val="003D5E93"/>
    <w:rsid w:val="003D69FB"/>
    <w:rsid w:val="003D737C"/>
    <w:rsid w:val="003E0DDA"/>
    <w:rsid w:val="003E1543"/>
    <w:rsid w:val="003E30CB"/>
    <w:rsid w:val="003E5148"/>
    <w:rsid w:val="003E5B2F"/>
    <w:rsid w:val="003E70F3"/>
    <w:rsid w:val="003F02B2"/>
    <w:rsid w:val="003F6836"/>
    <w:rsid w:val="004032E5"/>
    <w:rsid w:val="004112CE"/>
    <w:rsid w:val="00412821"/>
    <w:rsid w:val="004128E1"/>
    <w:rsid w:val="00414605"/>
    <w:rsid w:val="00415084"/>
    <w:rsid w:val="004178CF"/>
    <w:rsid w:val="00420144"/>
    <w:rsid w:val="004246CC"/>
    <w:rsid w:val="004263C4"/>
    <w:rsid w:val="00427583"/>
    <w:rsid w:val="00431C8D"/>
    <w:rsid w:val="00432A73"/>
    <w:rsid w:val="00432F0A"/>
    <w:rsid w:val="00434C26"/>
    <w:rsid w:val="004424E8"/>
    <w:rsid w:val="00442663"/>
    <w:rsid w:val="00445C1A"/>
    <w:rsid w:val="0044673E"/>
    <w:rsid w:val="004507FA"/>
    <w:rsid w:val="00450F23"/>
    <w:rsid w:val="00451358"/>
    <w:rsid w:val="004517EC"/>
    <w:rsid w:val="00451F4E"/>
    <w:rsid w:val="004524F1"/>
    <w:rsid w:val="004533E2"/>
    <w:rsid w:val="00455F03"/>
    <w:rsid w:val="00457829"/>
    <w:rsid w:val="004604DB"/>
    <w:rsid w:val="00461D6A"/>
    <w:rsid w:val="00463147"/>
    <w:rsid w:val="004669FF"/>
    <w:rsid w:val="0046746D"/>
    <w:rsid w:val="00475EEF"/>
    <w:rsid w:val="0047785C"/>
    <w:rsid w:val="00483E40"/>
    <w:rsid w:val="00485A1A"/>
    <w:rsid w:val="00491FD3"/>
    <w:rsid w:val="004964CB"/>
    <w:rsid w:val="004A0ECC"/>
    <w:rsid w:val="004A1CE1"/>
    <w:rsid w:val="004A4CCA"/>
    <w:rsid w:val="004A54DE"/>
    <w:rsid w:val="004A721A"/>
    <w:rsid w:val="004A7E44"/>
    <w:rsid w:val="004B1316"/>
    <w:rsid w:val="004B66E1"/>
    <w:rsid w:val="004C0406"/>
    <w:rsid w:val="004C121C"/>
    <w:rsid w:val="004C1454"/>
    <w:rsid w:val="004C1929"/>
    <w:rsid w:val="004C6851"/>
    <w:rsid w:val="004C77CC"/>
    <w:rsid w:val="004C7BF9"/>
    <w:rsid w:val="004D6486"/>
    <w:rsid w:val="004D6E36"/>
    <w:rsid w:val="004D7934"/>
    <w:rsid w:val="004E1870"/>
    <w:rsid w:val="004E2BB0"/>
    <w:rsid w:val="004E2C39"/>
    <w:rsid w:val="004E44A2"/>
    <w:rsid w:val="004E6A11"/>
    <w:rsid w:val="004F2E0D"/>
    <w:rsid w:val="004F2FFE"/>
    <w:rsid w:val="00505318"/>
    <w:rsid w:val="0051091B"/>
    <w:rsid w:val="005112BB"/>
    <w:rsid w:val="0051396F"/>
    <w:rsid w:val="00514263"/>
    <w:rsid w:val="00520632"/>
    <w:rsid w:val="005243DD"/>
    <w:rsid w:val="00525221"/>
    <w:rsid w:val="00531D73"/>
    <w:rsid w:val="00532070"/>
    <w:rsid w:val="005364DF"/>
    <w:rsid w:val="00537946"/>
    <w:rsid w:val="0054088E"/>
    <w:rsid w:val="0054112E"/>
    <w:rsid w:val="00544582"/>
    <w:rsid w:val="00544CA0"/>
    <w:rsid w:val="00544D15"/>
    <w:rsid w:val="00547992"/>
    <w:rsid w:val="00556500"/>
    <w:rsid w:val="00556CE1"/>
    <w:rsid w:val="00560699"/>
    <w:rsid w:val="005619ED"/>
    <w:rsid w:val="005639C6"/>
    <w:rsid w:val="00563DCC"/>
    <w:rsid w:val="00564191"/>
    <w:rsid w:val="00565C6A"/>
    <w:rsid w:val="00570789"/>
    <w:rsid w:val="00570ACE"/>
    <w:rsid w:val="00572312"/>
    <w:rsid w:val="00575777"/>
    <w:rsid w:val="00580314"/>
    <w:rsid w:val="00580348"/>
    <w:rsid w:val="00580AAE"/>
    <w:rsid w:val="005810F9"/>
    <w:rsid w:val="005825FA"/>
    <w:rsid w:val="00582698"/>
    <w:rsid w:val="005859E6"/>
    <w:rsid w:val="005872F9"/>
    <w:rsid w:val="00587D8F"/>
    <w:rsid w:val="00591108"/>
    <w:rsid w:val="00591723"/>
    <w:rsid w:val="0059366D"/>
    <w:rsid w:val="0059723E"/>
    <w:rsid w:val="005A3386"/>
    <w:rsid w:val="005A543D"/>
    <w:rsid w:val="005A6615"/>
    <w:rsid w:val="005B477A"/>
    <w:rsid w:val="005B4EFD"/>
    <w:rsid w:val="005B54EA"/>
    <w:rsid w:val="005B6161"/>
    <w:rsid w:val="005B6C9F"/>
    <w:rsid w:val="005C0E6A"/>
    <w:rsid w:val="005C331F"/>
    <w:rsid w:val="005C6C04"/>
    <w:rsid w:val="005C72AD"/>
    <w:rsid w:val="005C7B16"/>
    <w:rsid w:val="005D55A9"/>
    <w:rsid w:val="005D656C"/>
    <w:rsid w:val="005D668D"/>
    <w:rsid w:val="005D75BD"/>
    <w:rsid w:val="005D76B0"/>
    <w:rsid w:val="005E053B"/>
    <w:rsid w:val="005E13D4"/>
    <w:rsid w:val="005E7CEE"/>
    <w:rsid w:val="005F3240"/>
    <w:rsid w:val="005F74F5"/>
    <w:rsid w:val="00601420"/>
    <w:rsid w:val="00603646"/>
    <w:rsid w:val="00605604"/>
    <w:rsid w:val="00610FD0"/>
    <w:rsid w:val="00613CC2"/>
    <w:rsid w:val="006157DF"/>
    <w:rsid w:val="00616ED0"/>
    <w:rsid w:val="00626148"/>
    <w:rsid w:val="00626B93"/>
    <w:rsid w:val="00627EB9"/>
    <w:rsid w:val="00630824"/>
    <w:rsid w:val="006342F5"/>
    <w:rsid w:val="006346F3"/>
    <w:rsid w:val="00637D8C"/>
    <w:rsid w:val="00641C5A"/>
    <w:rsid w:val="00642D6B"/>
    <w:rsid w:val="00647474"/>
    <w:rsid w:val="006516B2"/>
    <w:rsid w:val="00651E17"/>
    <w:rsid w:val="00660BCC"/>
    <w:rsid w:val="00662F4B"/>
    <w:rsid w:val="00664860"/>
    <w:rsid w:val="00667D8E"/>
    <w:rsid w:val="00673CB7"/>
    <w:rsid w:val="00676607"/>
    <w:rsid w:val="00680D2B"/>
    <w:rsid w:val="00682217"/>
    <w:rsid w:val="0068417D"/>
    <w:rsid w:val="00684692"/>
    <w:rsid w:val="0068630B"/>
    <w:rsid w:val="00687351"/>
    <w:rsid w:val="00687418"/>
    <w:rsid w:val="006879A8"/>
    <w:rsid w:val="0069416B"/>
    <w:rsid w:val="00694361"/>
    <w:rsid w:val="00695961"/>
    <w:rsid w:val="00696CA6"/>
    <w:rsid w:val="006A12A6"/>
    <w:rsid w:val="006A193B"/>
    <w:rsid w:val="006A205A"/>
    <w:rsid w:val="006A390C"/>
    <w:rsid w:val="006A4612"/>
    <w:rsid w:val="006B0DD5"/>
    <w:rsid w:val="006B1BA4"/>
    <w:rsid w:val="006B211D"/>
    <w:rsid w:val="006B2E7C"/>
    <w:rsid w:val="006B5588"/>
    <w:rsid w:val="006B6C2C"/>
    <w:rsid w:val="006C2E91"/>
    <w:rsid w:val="006C7DDE"/>
    <w:rsid w:val="006D2D82"/>
    <w:rsid w:val="006D3189"/>
    <w:rsid w:val="006D34BF"/>
    <w:rsid w:val="006E0039"/>
    <w:rsid w:val="006E21F8"/>
    <w:rsid w:val="006E2958"/>
    <w:rsid w:val="006E588A"/>
    <w:rsid w:val="006F025B"/>
    <w:rsid w:val="006F0BE3"/>
    <w:rsid w:val="006F1369"/>
    <w:rsid w:val="006F5C2C"/>
    <w:rsid w:val="006F69D1"/>
    <w:rsid w:val="006F6F5E"/>
    <w:rsid w:val="006F7695"/>
    <w:rsid w:val="006F7AEF"/>
    <w:rsid w:val="006F7CF1"/>
    <w:rsid w:val="007043F0"/>
    <w:rsid w:val="00704C39"/>
    <w:rsid w:val="00707450"/>
    <w:rsid w:val="00713974"/>
    <w:rsid w:val="00715DDA"/>
    <w:rsid w:val="0072059A"/>
    <w:rsid w:val="00722C53"/>
    <w:rsid w:val="007230E8"/>
    <w:rsid w:val="007237CE"/>
    <w:rsid w:val="007246A7"/>
    <w:rsid w:val="007254BC"/>
    <w:rsid w:val="00726368"/>
    <w:rsid w:val="007303D0"/>
    <w:rsid w:val="00731717"/>
    <w:rsid w:val="00733F7F"/>
    <w:rsid w:val="00735C9E"/>
    <w:rsid w:val="00737D47"/>
    <w:rsid w:val="00743A95"/>
    <w:rsid w:val="0075158F"/>
    <w:rsid w:val="00753B55"/>
    <w:rsid w:val="00756CE0"/>
    <w:rsid w:val="007600D8"/>
    <w:rsid w:val="0076196E"/>
    <w:rsid w:val="007663D1"/>
    <w:rsid w:val="007665D3"/>
    <w:rsid w:val="007670EA"/>
    <w:rsid w:val="0077132A"/>
    <w:rsid w:val="00774494"/>
    <w:rsid w:val="00774BE5"/>
    <w:rsid w:val="0077589D"/>
    <w:rsid w:val="00776424"/>
    <w:rsid w:val="00783535"/>
    <w:rsid w:val="00783895"/>
    <w:rsid w:val="00784950"/>
    <w:rsid w:val="00785600"/>
    <w:rsid w:val="007871CA"/>
    <w:rsid w:val="007879FB"/>
    <w:rsid w:val="0079120D"/>
    <w:rsid w:val="0079180E"/>
    <w:rsid w:val="0079301F"/>
    <w:rsid w:val="00793414"/>
    <w:rsid w:val="00793F06"/>
    <w:rsid w:val="00795A01"/>
    <w:rsid w:val="007968F8"/>
    <w:rsid w:val="00797954"/>
    <w:rsid w:val="007A2E74"/>
    <w:rsid w:val="007A40A0"/>
    <w:rsid w:val="007A6643"/>
    <w:rsid w:val="007B4A81"/>
    <w:rsid w:val="007C09F3"/>
    <w:rsid w:val="007C361E"/>
    <w:rsid w:val="007C3DE2"/>
    <w:rsid w:val="007C5712"/>
    <w:rsid w:val="007D104A"/>
    <w:rsid w:val="007D390C"/>
    <w:rsid w:val="007D3CF1"/>
    <w:rsid w:val="007D5799"/>
    <w:rsid w:val="007E0816"/>
    <w:rsid w:val="007E29A1"/>
    <w:rsid w:val="007E658B"/>
    <w:rsid w:val="007F04C1"/>
    <w:rsid w:val="00801DBC"/>
    <w:rsid w:val="00803E38"/>
    <w:rsid w:val="008066CF"/>
    <w:rsid w:val="008072BD"/>
    <w:rsid w:val="008078EA"/>
    <w:rsid w:val="0081156F"/>
    <w:rsid w:val="00812ECE"/>
    <w:rsid w:val="00817F15"/>
    <w:rsid w:val="0082094A"/>
    <w:rsid w:val="00821829"/>
    <w:rsid w:val="00823649"/>
    <w:rsid w:val="00830D16"/>
    <w:rsid w:val="00832890"/>
    <w:rsid w:val="00833949"/>
    <w:rsid w:val="00834179"/>
    <w:rsid w:val="00836D18"/>
    <w:rsid w:val="00837DA1"/>
    <w:rsid w:val="00842EF4"/>
    <w:rsid w:val="008433FA"/>
    <w:rsid w:val="0084482F"/>
    <w:rsid w:val="00845004"/>
    <w:rsid w:val="00847853"/>
    <w:rsid w:val="00850366"/>
    <w:rsid w:val="00853918"/>
    <w:rsid w:val="008546F8"/>
    <w:rsid w:val="008550FE"/>
    <w:rsid w:val="00865B82"/>
    <w:rsid w:val="0086622E"/>
    <w:rsid w:val="00867B0D"/>
    <w:rsid w:val="00873C40"/>
    <w:rsid w:val="00880021"/>
    <w:rsid w:val="008801B9"/>
    <w:rsid w:val="00882A67"/>
    <w:rsid w:val="00883C59"/>
    <w:rsid w:val="00884875"/>
    <w:rsid w:val="00885B21"/>
    <w:rsid w:val="00886357"/>
    <w:rsid w:val="00886B2A"/>
    <w:rsid w:val="00890BD5"/>
    <w:rsid w:val="00891096"/>
    <w:rsid w:val="00891953"/>
    <w:rsid w:val="008A38C4"/>
    <w:rsid w:val="008A49EA"/>
    <w:rsid w:val="008A5E6E"/>
    <w:rsid w:val="008A6A8B"/>
    <w:rsid w:val="008A71BC"/>
    <w:rsid w:val="008B1A12"/>
    <w:rsid w:val="008B4042"/>
    <w:rsid w:val="008B6BC5"/>
    <w:rsid w:val="008B6D3E"/>
    <w:rsid w:val="008B7B97"/>
    <w:rsid w:val="008C0C04"/>
    <w:rsid w:val="008C194C"/>
    <w:rsid w:val="008C2B69"/>
    <w:rsid w:val="008C33E8"/>
    <w:rsid w:val="008C420C"/>
    <w:rsid w:val="008C509E"/>
    <w:rsid w:val="008C50FD"/>
    <w:rsid w:val="008C52E9"/>
    <w:rsid w:val="008C5CD2"/>
    <w:rsid w:val="008D1553"/>
    <w:rsid w:val="008D3368"/>
    <w:rsid w:val="008D4AB7"/>
    <w:rsid w:val="008D5020"/>
    <w:rsid w:val="008D540F"/>
    <w:rsid w:val="008D57A0"/>
    <w:rsid w:val="008D60DE"/>
    <w:rsid w:val="008D7FEB"/>
    <w:rsid w:val="008E199E"/>
    <w:rsid w:val="008E3215"/>
    <w:rsid w:val="008E540B"/>
    <w:rsid w:val="008E7ADD"/>
    <w:rsid w:val="008F0FD5"/>
    <w:rsid w:val="008F1FA2"/>
    <w:rsid w:val="008F2A56"/>
    <w:rsid w:val="008F3F47"/>
    <w:rsid w:val="008F5031"/>
    <w:rsid w:val="008F6408"/>
    <w:rsid w:val="008F68C0"/>
    <w:rsid w:val="008F746A"/>
    <w:rsid w:val="00902FAB"/>
    <w:rsid w:val="00902FAE"/>
    <w:rsid w:val="00903652"/>
    <w:rsid w:val="00910C5D"/>
    <w:rsid w:val="009141E9"/>
    <w:rsid w:val="009154FD"/>
    <w:rsid w:val="00921898"/>
    <w:rsid w:val="009218AB"/>
    <w:rsid w:val="00922565"/>
    <w:rsid w:val="00922E47"/>
    <w:rsid w:val="0092584C"/>
    <w:rsid w:val="00934E07"/>
    <w:rsid w:val="00936D6E"/>
    <w:rsid w:val="00941E5F"/>
    <w:rsid w:val="009424A2"/>
    <w:rsid w:val="00945040"/>
    <w:rsid w:val="009501D8"/>
    <w:rsid w:val="00953912"/>
    <w:rsid w:val="00962CB7"/>
    <w:rsid w:val="00963696"/>
    <w:rsid w:val="00974B40"/>
    <w:rsid w:val="00977071"/>
    <w:rsid w:val="00982D59"/>
    <w:rsid w:val="009846D3"/>
    <w:rsid w:val="00990DD7"/>
    <w:rsid w:val="009977C1"/>
    <w:rsid w:val="009A069B"/>
    <w:rsid w:val="009A10B9"/>
    <w:rsid w:val="009A44E6"/>
    <w:rsid w:val="009A4CD8"/>
    <w:rsid w:val="009A61A1"/>
    <w:rsid w:val="009A6DA6"/>
    <w:rsid w:val="009B14A0"/>
    <w:rsid w:val="009B25F1"/>
    <w:rsid w:val="009B4A03"/>
    <w:rsid w:val="009B73F8"/>
    <w:rsid w:val="009C0B42"/>
    <w:rsid w:val="009C25AD"/>
    <w:rsid w:val="009C30FF"/>
    <w:rsid w:val="009C6864"/>
    <w:rsid w:val="009C6932"/>
    <w:rsid w:val="009D1B29"/>
    <w:rsid w:val="009D1E89"/>
    <w:rsid w:val="009D44DC"/>
    <w:rsid w:val="009D6978"/>
    <w:rsid w:val="009D6D95"/>
    <w:rsid w:val="009E5697"/>
    <w:rsid w:val="009F05AC"/>
    <w:rsid w:val="009F2421"/>
    <w:rsid w:val="009F6509"/>
    <w:rsid w:val="00A009B4"/>
    <w:rsid w:val="00A10230"/>
    <w:rsid w:val="00A10DB9"/>
    <w:rsid w:val="00A126E6"/>
    <w:rsid w:val="00A14F1D"/>
    <w:rsid w:val="00A16966"/>
    <w:rsid w:val="00A17F29"/>
    <w:rsid w:val="00A230B4"/>
    <w:rsid w:val="00A23E05"/>
    <w:rsid w:val="00A25F28"/>
    <w:rsid w:val="00A26F8F"/>
    <w:rsid w:val="00A30770"/>
    <w:rsid w:val="00A36014"/>
    <w:rsid w:val="00A37245"/>
    <w:rsid w:val="00A4003F"/>
    <w:rsid w:val="00A41C30"/>
    <w:rsid w:val="00A43237"/>
    <w:rsid w:val="00A44AAD"/>
    <w:rsid w:val="00A46613"/>
    <w:rsid w:val="00A477B7"/>
    <w:rsid w:val="00A4792A"/>
    <w:rsid w:val="00A5077C"/>
    <w:rsid w:val="00A53F04"/>
    <w:rsid w:val="00A60952"/>
    <w:rsid w:val="00A612A0"/>
    <w:rsid w:val="00A61DFB"/>
    <w:rsid w:val="00A65169"/>
    <w:rsid w:val="00A668FE"/>
    <w:rsid w:val="00A66C1A"/>
    <w:rsid w:val="00A72C9D"/>
    <w:rsid w:val="00A73827"/>
    <w:rsid w:val="00A7590B"/>
    <w:rsid w:val="00A759A2"/>
    <w:rsid w:val="00A7797D"/>
    <w:rsid w:val="00A77E91"/>
    <w:rsid w:val="00A802ED"/>
    <w:rsid w:val="00A8132B"/>
    <w:rsid w:val="00A8219F"/>
    <w:rsid w:val="00A84E10"/>
    <w:rsid w:val="00A86326"/>
    <w:rsid w:val="00A8652B"/>
    <w:rsid w:val="00A87E82"/>
    <w:rsid w:val="00A9038C"/>
    <w:rsid w:val="00A9202B"/>
    <w:rsid w:val="00A930F3"/>
    <w:rsid w:val="00A94236"/>
    <w:rsid w:val="00A96B5F"/>
    <w:rsid w:val="00A96DEA"/>
    <w:rsid w:val="00A971FD"/>
    <w:rsid w:val="00A97E9C"/>
    <w:rsid w:val="00AA5DDE"/>
    <w:rsid w:val="00AA62CC"/>
    <w:rsid w:val="00AA7CD4"/>
    <w:rsid w:val="00AB0E9A"/>
    <w:rsid w:val="00AB2664"/>
    <w:rsid w:val="00AB28AF"/>
    <w:rsid w:val="00AB32DE"/>
    <w:rsid w:val="00AB35E2"/>
    <w:rsid w:val="00AB3D3D"/>
    <w:rsid w:val="00AB5486"/>
    <w:rsid w:val="00AC480E"/>
    <w:rsid w:val="00AC6C9C"/>
    <w:rsid w:val="00AC74BC"/>
    <w:rsid w:val="00AD062E"/>
    <w:rsid w:val="00AD0690"/>
    <w:rsid w:val="00AD2FFA"/>
    <w:rsid w:val="00AD4EEC"/>
    <w:rsid w:val="00AE0687"/>
    <w:rsid w:val="00AE6144"/>
    <w:rsid w:val="00AE6EDE"/>
    <w:rsid w:val="00AF5442"/>
    <w:rsid w:val="00B02B31"/>
    <w:rsid w:val="00B04106"/>
    <w:rsid w:val="00B0644E"/>
    <w:rsid w:val="00B10DB5"/>
    <w:rsid w:val="00B113BC"/>
    <w:rsid w:val="00B12AE7"/>
    <w:rsid w:val="00B1332B"/>
    <w:rsid w:val="00B1596C"/>
    <w:rsid w:val="00B22DB2"/>
    <w:rsid w:val="00B23C02"/>
    <w:rsid w:val="00B2409D"/>
    <w:rsid w:val="00B27D9D"/>
    <w:rsid w:val="00B3201C"/>
    <w:rsid w:val="00B34293"/>
    <w:rsid w:val="00B3555B"/>
    <w:rsid w:val="00B35B2A"/>
    <w:rsid w:val="00B41336"/>
    <w:rsid w:val="00B41451"/>
    <w:rsid w:val="00B44C15"/>
    <w:rsid w:val="00B44D9F"/>
    <w:rsid w:val="00B47006"/>
    <w:rsid w:val="00B50444"/>
    <w:rsid w:val="00B53ABC"/>
    <w:rsid w:val="00B5455C"/>
    <w:rsid w:val="00B63784"/>
    <w:rsid w:val="00B63CE0"/>
    <w:rsid w:val="00B71130"/>
    <w:rsid w:val="00B749E1"/>
    <w:rsid w:val="00B75072"/>
    <w:rsid w:val="00B7792B"/>
    <w:rsid w:val="00B81A4D"/>
    <w:rsid w:val="00B81A97"/>
    <w:rsid w:val="00B82052"/>
    <w:rsid w:val="00B83134"/>
    <w:rsid w:val="00B8601F"/>
    <w:rsid w:val="00B86FB3"/>
    <w:rsid w:val="00B877F6"/>
    <w:rsid w:val="00B87F2E"/>
    <w:rsid w:val="00B910D4"/>
    <w:rsid w:val="00B914D8"/>
    <w:rsid w:val="00B919E5"/>
    <w:rsid w:val="00B92209"/>
    <w:rsid w:val="00B931D2"/>
    <w:rsid w:val="00B9505E"/>
    <w:rsid w:val="00B956C9"/>
    <w:rsid w:val="00BA40F1"/>
    <w:rsid w:val="00BA4D46"/>
    <w:rsid w:val="00BA5740"/>
    <w:rsid w:val="00BB38B5"/>
    <w:rsid w:val="00BB3FDF"/>
    <w:rsid w:val="00BB7BAE"/>
    <w:rsid w:val="00BB7F95"/>
    <w:rsid w:val="00BC11F8"/>
    <w:rsid w:val="00BC2A60"/>
    <w:rsid w:val="00BC2CD3"/>
    <w:rsid w:val="00BC2CEF"/>
    <w:rsid w:val="00BC4EEF"/>
    <w:rsid w:val="00BC5D79"/>
    <w:rsid w:val="00BD2718"/>
    <w:rsid w:val="00BD702C"/>
    <w:rsid w:val="00BD7627"/>
    <w:rsid w:val="00BE04BB"/>
    <w:rsid w:val="00BE1EFE"/>
    <w:rsid w:val="00BE240A"/>
    <w:rsid w:val="00BE2E54"/>
    <w:rsid w:val="00BE3E03"/>
    <w:rsid w:val="00BE49DE"/>
    <w:rsid w:val="00BE532E"/>
    <w:rsid w:val="00BE613B"/>
    <w:rsid w:val="00BE6494"/>
    <w:rsid w:val="00BE6816"/>
    <w:rsid w:val="00BF012F"/>
    <w:rsid w:val="00BF2E04"/>
    <w:rsid w:val="00BF3B74"/>
    <w:rsid w:val="00BF3CC2"/>
    <w:rsid w:val="00BF3D73"/>
    <w:rsid w:val="00C02CBD"/>
    <w:rsid w:val="00C03BF8"/>
    <w:rsid w:val="00C05283"/>
    <w:rsid w:val="00C07808"/>
    <w:rsid w:val="00C12E95"/>
    <w:rsid w:val="00C1318D"/>
    <w:rsid w:val="00C1420F"/>
    <w:rsid w:val="00C22D5F"/>
    <w:rsid w:val="00C23798"/>
    <w:rsid w:val="00C2677A"/>
    <w:rsid w:val="00C27B6F"/>
    <w:rsid w:val="00C31F94"/>
    <w:rsid w:val="00C33F75"/>
    <w:rsid w:val="00C37BBF"/>
    <w:rsid w:val="00C41510"/>
    <w:rsid w:val="00C44416"/>
    <w:rsid w:val="00C474E6"/>
    <w:rsid w:val="00C47701"/>
    <w:rsid w:val="00C52A8E"/>
    <w:rsid w:val="00C54B41"/>
    <w:rsid w:val="00C60C8E"/>
    <w:rsid w:val="00C6167A"/>
    <w:rsid w:val="00C654B8"/>
    <w:rsid w:val="00C65EF2"/>
    <w:rsid w:val="00C66638"/>
    <w:rsid w:val="00C812D3"/>
    <w:rsid w:val="00C84AA6"/>
    <w:rsid w:val="00C8776F"/>
    <w:rsid w:val="00C878AC"/>
    <w:rsid w:val="00C90087"/>
    <w:rsid w:val="00C90C55"/>
    <w:rsid w:val="00C9666D"/>
    <w:rsid w:val="00C972D9"/>
    <w:rsid w:val="00CA11AD"/>
    <w:rsid w:val="00CA1AC0"/>
    <w:rsid w:val="00CA3D33"/>
    <w:rsid w:val="00CA4553"/>
    <w:rsid w:val="00CB13DE"/>
    <w:rsid w:val="00CB173D"/>
    <w:rsid w:val="00CB2DF4"/>
    <w:rsid w:val="00CC11E9"/>
    <w:rsid w:val="00CC13B1"/>
    <w:rsid w:val="00CC1CDE"/>
    <w:rsid w:val="00CC32F8"/>
    <w:rsid w:val="00CC4260"/>
    <w:rsid w:val="00CC4D19"/>
    <w:rsid w:val="00CC7188"/>
    <w:rsid w:val="00CD06D9"/>
    <w:rsid w:val="00CD114E"/>
    <w:rsid w:val="00CD5689"/>
    <w:rsid w:val="00CE0124"/>
    <w:rsid w:val="00CE0174"/>
    <w:rsid w:val="00CE0A77"/>
    <w:rsid w:val="00CE0F00"/>
    <w:rsid w:val="00CE1244"/>
    <w:rsid w:val="00CE2636"/>
    <w:rsid w:val="00CE4079"/>
    <w:rsid w:val="00CE42EE"/>
    <w:rsid w:val="00CE7234"/>
    <w:rsid w:val="00CE7340"/>
    <w:rsid w:val="00CF3843"/>
    <w:rsid w:val="00CF6380"/>
    <w:rsid w:val="00CF6488"/>
    <w:rsid w:val="00CF6F0C"/>
    <w:rsid w:val="00D07893"/>
    <w:rsid w:val="00D10130"/>
    <w:rsid w:val="00D11EC3"/>
    <w:rsid w:val="00D14085"/>
    <w:rsid w:val="00D14742"/>
    <w:rsid w:val="00D20A5F"/>
    <w:rsid w:val="00D23059"/>
    <w:rsid w:val="00D23508"/>
    <w:rsid w:val="00D23EBF"/>
    <w:rsid w:val="00D2409B"/>
    <w:rsid w:val="00D242F6"/>
    <w:rsid w:val="00D26EA3"/>
    <w:rsid w:val="00D30B06"/>
    <w:rsid w:val="00D30B1D"/>
    <w:rsid w:val="00D30FEA"/>
    <w:rsid w:val="00D34B28"/>
    <w:rsid w:val="00D35EFD"/>
    <w:rsid w:val="00D37F88"/>
    <w:rsid w:val="00D37FE3"/>
    <w:rsid w:val="00D41309"/>
    <w:rsid w:val="00D43283"/>
    <w:rsid w:val="00D434A9"/>
    <w:rsid w:val="00D45425"/>
    <w:rsid w:val="00D462F5"/>
    <w:rsid w:val="00D51721"/>
    <w:rsid w:val="00D60DA9"/>
    <w:rsid w:val="00D6240B"/>
    <w:rsid w:val="00D62B2E"/>
    <w:rsid w:val="00D64131"/>
    <w:rsid w:val="00D6690D"/>
    <w:rsid w:val="00D73529"/>
    <w:rsid w:val="00D7375F"/>
    <w:rsid w:val="00D74E48"/>
    <w:rsid w:val="00D76C8C"/>
    <w:rsid w:val="00D802F0"/>
    <w:rsid w:val="00D82D32"/>
    <w:rsid w:val="00D84108"/>
    <w:rsid w:val="00D8508D"/>
    <w:rsid w:val="00D85B1B"/>
    <w:rsid w:val="00D86D55"/>
    <w:rsid w:val="00D91296"/>
    <w:rsid w:val="00D941A5"/>
    <w:rsid w:val="00D95B9C"/>
    <w:rsid w:val="00D95D80"/>
    <w:rsid w:val="00DA3018"/>
    <w:rsid w:val="00DA666E"/>
    <w:rsid w:val="00DB221B"/>
    <w:rsid w:val="00DB363C"/>
    <w:rsid w:val="00DB6973"/>
    <w:rsid w:val="00DB709C"/>
    <w:rsid w:val="00DC26B1"/>
    <w:rsid w:val="00DC4917"/>
    <w:rsid w:val="00DC4FF5"/>
    <w:rsid w:val="00DC675B"/>
    <w:rsid w:val="00DC6DED"/>
    <w:rsid w:val="00DD0F58"/>
    <w:rsid w:val="00DD3ECB"/>
    <w:rsid w:val="00DD45FB"/>
    <w:rsid w:val="00DD79A7"/>
    <w:rsid w:val="00DE2DF9"/>
    <w:rsid w:val="00DE323F"/>
    <w:rsid w:val="00DE5379"/>
    <w:rsid w:val="00DE5C90"/>
    <w:rsid w:val="00DE64D7"/>
    <w:rsid w:val="00DE7D1E"/>
    <w:rsid w:val="00DE7E53"/>
    <w:rsid w:val="00DF28A9"/>
    <w:rsid w:val="00DF4F39"/>
    <w:rsid w:val="00DF4FB3"/>
    <w:rsid w:val="00DF68F1"/>
    <w:rsid w:val="00E00F5C"/>
    <w:rsid w:val="00E01D81"/>
    <w:rsid w:val="00E02E20"/>
    <w:rsid w:val="00E03B10"/>
    <w:rsid w:val="00E047B6"/>
    <w:rsid w:val="00E058CF"/>
    <w:rsid w:val="00E10CD9"/>
    <w:rsid w:val="00E11228"/>
    <w:rsid w:val="00E11426"/>
    <w:rsid w:val="00E1292B"/>
    <w:rsid w:val="00E21765"/>
    <w:rsid w:val="00E2244F"/>
    <w:rsid w:val="00E23033"/>
    <w:rsid w:val="00E3246C"/>
    <w:rsid w:val="00E32712"/>
    <w:rsid w:val="00E34687"/>
    <w:rsid w:val="00E35CDC"/>
    <w:rsid w:val="00E37FD8"/>
    <w:rsid w:val="00E445C3"/>
    <w:rsid w:val="00E45E41"/>
    <w:rsid w:val="00E52B52"/>
    <w:rsid w:val="00E52E9A"/>
    <w:rsid w:val="00E537CA"/>
    <w:rsid w:val="00E5442A"/>
    <w:rsid w:val="00E54463"/>
    <w:rsid w:val="00E57B94"/>
    <w:rsid w:val="00E71273"/>
    <w:rsid w:val="00E739C3"/>
    <w:rsid w:val="00E756EE"/>
    <w:rsid w:val="00E75BCB"/>
    <w:rsid w:val="00E82142"/>
    <w:rsid w:val="00E823EA"/>
    <w:rsid w:val="00E850AD"/>
    <w:rsid w:val="00E90085"/>
    <w:rsid w:val="00E90FC3"/>
    <w:rsid w:val="00E911CA"/>
    <w:rsid w:val="00E9346C"/>
    <w:rsid w:val="00E947B3"/>
    <w:rsid w:val="00E95341"/>
    <w:rsid w:val="00E973D2"/>
    <w:rsid w:val="00EA0398"/>
    <w:rsid w:val="00EA14AB"/>
    <w:rsid w:val="00EA46DA"/>
    <w:rsid w:val="00EA6581"/>
    <w:rsid w:val="00EA70FE"/>
    <w:rsid w:val="00EB02A2"/>
    <w:rsid w:val="00EB25B5"/>
    <w:rsid w:val="00EB4127"/>
    <w:rsid w:val="00EB49DD"/>
    <w:rsid w:val="00EB572A"/>
    <w:rsid w:val="00EB72EE"/>
    <w:rsid w:val="00EC204D"/>
    <w:rsid w:val="00EC2FE2"/>
    <w:rsid w:val="00ED1564"/>
    <w:rsid w:val="00ED4B78"/>
    <w:rsid w:val="00EE25F0"/>
    <w:rsid w:val="00EE302D"/>
    <w:rsid w:val="00EE5FCF"/>
    <w:rsid w:val="00EE64B8"/>
    <w:rsid w:val="00EF392D"/>
    <w:rsid w:val="00F00197"/>
    <w:rsid w:val="00F10A99"/>
    <w:rsid w:val="00F11AAB"/>
    <w:rsid w:val="00F12459"/>
    <w:rsid w:val="00F1446E"/>
    <w:rsid w:val="00F15900"/>
    <w:rsid w:val="00F16423"/>
    <w:rsid w:val="00F164CB"/>
    <w:rsid w:val="00F16648"/>
    <w:rsid w:val="00F22666"/>
    <w:rsid w:val="00F261C3"/>
    <w:rsid w:val="00F302F7"/>
    <w:rsid w:val="00F3072A"/>
    <w:rsid w:val="00F30942"/>
    <w:rsid w:val="00F31A8E"/>
    <w:rsid w:val="00F33177"/>
    <w:rsid w:val="00F40D1C"/>
    <w:rsid w:val="00F41213"/>
    <w:rsid w:val="00F42596"/>
    <w:rsid w:val="00F42F11"/>
    <w:rsid w:val="00F45446"/>
    <w:rsid w:val="00F469A9"/>
    <w:rsid w:val="00F477B7"/>
    <w:rsid w:val="00F47BAB"/>
    <w:rsid w:val="00F51F44"/>
    <w:rsid w:val="00F53E15"/>
    <w:rsid w:val="00F5658C"/>
    <w:rsid w:val="00F57E81"/>
    <w:rsid w:val="00F603BA"/>
    <w:rsid w:val="00F6169F"/>
    <w:rsid w:val="00F62778"/>
    <w:rsid w:val="00F64F27"/>
    <w:rsid w:val="00F65D06"/>
    <w:rsid w:val="00F6630D"/>
    <w:rsid w:val="00F705A4"/>
    <w:rsid w:val="00F72FF8"/>
    <w:rsid w:val="00F77EBA"/>
    <w:rsid w:val="00F8261D"/>
    <w:rsid w:val="00F835B3"/>
    <w:rsid w:val="00F83BC2"/>
    <w:rsid w:val="00F84183"/>
    <w:rsid w:val="00F85900"/>
    <w:rsid w:val="00F863DC"/>
    <w:rsid w:val="00F91E02"/>
    <w:rsid w:val="00F928CC"/>
    <w:rsid w:val="00F93FFA"/>
    <w:rsid w:val="00FA5338"/>
    <w:rsid w:val="00FB2ADA"/>
    <w:rsid w:val="00FB2B13"/>
    <w:rsid w:val="00FB606B"/>
    <w:rsid w:val="00FB6772"/>
    <w:rsid w:val="00FB76FA"/>
    <w:rsid w:val="00FC3C52"/>
    <w:rsid w:val="00FC3D13"/>
    <w:rsid w:val="00FC3D5E"/>
    <w:rsid w:val="00FC3F98"/>
    <w:rsid w:val="00FC6251"/>
    <w:rsid w:val="00FD4D1D"/>
    <w:rsid w:val="00FE18EC"/>
    <w:rsid w:val="00FE23C0"/>
    <w:rsid w:val="00FE2515"/>
    <w:rsid w:val="00FE2C7F"/>
    <w:rsid w:val="00FE2EB8"/>
    <w:rsid w:val="00FE3449"/>
    <w:rsid w:val="00FE3A15"/>
    <w:rsid w:val="00FF23BF"/>
    <w:rsid w:val="00FF3474"/>
    <w:rsid w:val="00FF602B"/>
    <w:rsid w:val="00FF73AD"/>
    <w:rsid w:val="31B23CF4"/>
    <w:rsid w:val="3DD442D3"/>
    <w:rsid w:val="5F778481"/>
    <w:rsid w:val="6A1F6BD7"/>
    <w:rsid w:val="7F632077"/>
    <w:rsid w:val="8DE31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3"/>
    <w:qFormat/>
    <w:uiPriority w:val="9"/>
    <w:pPr>
      <w:keepNext/>
      <w:keepLines/>
      <w:numPr>
        <w:ilvl w:val="0"/>
        <w:numId w:val="1"/>
      </w:numPr>
      <w:spacing w:before="480" w:after="360" w:line="240" w:lineRule="auto"/>
      <w:ind w:firstLineChars="0"/>
      <w:jc w:val="center"/>
      <w:outlineLvl w:val="0"/>
    </w:pPr>
    <w:rPr>
      <w:rFonts w:eastAsia="黑体"/>
      <w:b/>
      <w:bCs/>
      <w:kern w:val="44"/>
      <w:sz w:val="28"/>
      <w:szCs w:val="44"/>
    </w:rPr>
  </w:style>
  <w:style w:type="paragraph" w:styleId="3">
    <w:name w:val="heading 2"/>
    <w:basedOn w:val="1"/>
    <w:next w:val="1"/>
    <w:link w:val="37"/>
    <w:autoRedefine/>
    <w:unhideWhenUsed/>
    <w:qFormat/>
    <w:uiPriority w:val="9"/>
    <w:pPr>
      <w:keepNext/>
      <w:keepLines/>
      <w:numPr>
        <w:ilvl w:val="1"/>
        <w:numId w:val="1"/>
      </w:numPr>
      <w:spacing w:before="480" w:after="120" w:line="240" w:lineRule="auto"/>
      <w:ind w:firstLineChars="0"/>
      <w:jc w:val="left"/>
      <w:outlineLvl w:val="1"/>
    </w:pPr>
    <w:rPr>
      <w:rFonts w:eastAsia="黑体" w:cs="Times New Roman"/>
      <w:bCs/>
      <w:szCs w:val="24"/>
    </w:rPr>
  </w:style>
  <w:style w:type="paragraph" w:styleId="4">
    <w:name w:val="heading 3"/>
    <w:basedOn w:val="1"/>
    <w:next w:val="1"/>
    <w:link w:val="38"/>
    <w:autoRedefine/>
    <w:unhideWhenUsed/>
    <w:qFormat/>
    <w:uiPriority w:val="9"/>
    <w:pPr>
      <w:keepNext/>
      <w:keepLines/>
      <w:numPr>
        <w:ilvl w:val="2"/>
        <w:numId w:val="1"/>
      </w:numPr>
      <w:spacing w:before="240" w:after="120" w:line="240" w:lineRule="auto"/>
      <w:ind w:firstLineChars="0"/>
      <w:jc w:val="left"/>
      <w:outlineLvl w:val="2"/>
    </w:pPr>
    <w:rPr>
      <w:rFonts w:eastAsia="黑体" w:cs="Times New Roman"/>
      <w:szCs w:val="24"/>
    </w:rPr>
  </w:style>
  <w:style w:type="paragraph" w:styleId="5">
    <w:name w:val="heading 4"/>
    <w:basedOn w:val="1"/>
    <w:next w:val="1"/>
    <w:link w:val="39"/>
    <w:autoRedefine/>
    <w:unhideWhenUsed/>
    <w:qFormat/>
    <w:uiPriority w:val="9"/>
    <w:pPr>
      <w:keepNext/>
      <w:keepLines/>
      <w:numPr>
        <w:ilvl w:val="3"/>
        <w:numId w:val="1"/>
      </w:numPr>
      <w:spacing w:before="240" w:after="120" w:line="240" w:lineRule="auto"/>
      <w:ind w:firstLineChars="0"/>
      <w:jc w:val="left"/>
      <w:outlineLvl w:val="3"/>
    </w:pPr>
    <w:rPr>
      <w:rFonts w:eastAsia="黑体" w:cs="Times New Roman"/>
      <w:szCs w:val="24"/>
    </w:rPr>
  </w:style>
  <w:style w:type="paragraph" w:styleId="6">
    <w:name w:val="heading 5"/>
    <w:basedOn w:val="1"/>
    <w:next w:val="1"/>
    <w:link w:val="40"/>
    <w:semiHidden/>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link w:val="41"/>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2"/>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43"/>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44"/>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pPr>
      <w:spacing w:before="120"/>
      <w:ind w:firstLine="0" w:firstLineChars="0"/>
      <w:jc w:val="center"/>
    </w:pPr>
    <w:rPr>
      <w:rFonts w:cstheme="majorBidi"/>
      <w:b/>
      <w:sz w:val="21"/>
      <w:szCs w:val="20"/>
    </w:rPr>
  </w:style>
  <w:style w:type="paragraph" w:styleId="12">
    <w:name w:val="annotation text"/>
    <w:basedOn w:val="1"/>
    <w:link w:val="35"/>
    <w:unhideWhenUsed/>
    <w:qFormat/>
    <w:uiPriority w:val="99"/>
    <w:pPr>
      <w:jc w:val="left"/>
    </w:pPr>
  </w:style>
  <w:style w:type="paragraph" w:styleId="13">
    <w:name w:val="Body Text Indent"/>
    <w:basedOn w:val="1"/>
    <w:link w:val="32"/>
    <w:qFormat/>
    <w:uiPriority w:val="0"/>
    <w:pPr>
      <w:ind w:firstLine="560"/>
    </w:pPr>
    <w:rPr>
      <w:rFonts w:ascii="等线" w:hAnsi="等线" w:eastAsia="等线" w:cs="Times New Roman"/>
      <w:sz w:val="28"/>
      <w:szCs w:val="28"/>
    </w:rPr>
  </w:style>
  <w:style w:type="paragraph" w:styleId="14">
    <w:name w:val="toc 3"/>
    <w:basedOn w:val="1"/>
    <w:next w:val="1"/>
    <w:autoRedefine/>
    <w:unhideWhenUsed/>
    <w:qFormat/>
    <w:uiPriority w:val="39"/>
    <w:pPr>
      <w:widowControl/>
      <w:spacing w:before="120" w:line="240" w:lineRule="auto"/>
      <w:contextualSpacing/>
    </w:pPr>
    <w:rPr>
      <w:rFonts w:eastAsia="黑体" w:cs="Times New Roman"/>
      <w:kern w:val="0"/>
    </w:rPr>
  </w:style>
  <w:style w:type="paragraph" w:styleId="15">
    <w:name w:val="Balloon Text"/>
    <w:basedOn w:val="1"/>
    <w:link w:val="52"/>
    <w:semiHidden/>
    <w:unhideWhenUsed/>
    <w:qFormat/>
    <w:uiPriority w:val="99"/>
    <w:pPr>
      <w:spacing w:line="240" w:lineRule="auto"/>
    </w:pPr>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pPr>
      <w:tabs>
        <w:tab w:val="right" w:leader="dot" w:pos="8296"/>
      </w:tabs>
      <w:adjustRightInd w:val="0"/>
      <w:snapToGrid w:val="0"/>
      <w:spacing w:before="120" w:line="240" w:lineRule="auto"/>
      <w:ind w:firstLine="0" w:firstLineChars="0"/>
    </w:pPr>
    <w:rPr>
      <w:rFonts w:eastAsia="黑体" w:cs="Times New Roman"/>
      <w:sz w:val="28"/>
      <w:szCs w:val="28"/>
    </w:rPr>
  </w:style>
  <w:style w:type="paragraph" w:styleId="19">
    <w:name w:val="table of figures"/>
    <w:basedOn w:val="1"/>
    <w:next w:val="1"/>
    <w:unhideWhenUsed/>
    <w:qFormat/>
    <w:uiPriority w:val="99"/>
    <w:pPr>
      <w:snapToGrid w:val="0"/>
      <w:spacing w:before="120" w:line="240" w:lineRule="auto"/>
      <w:ind w:firstLine="0" w:firstLineChars="0"/>
    </w:pPr>
    <w:rPr>
      <w:rFonts w:eastAsia="黑体"/>
      <w:sz w:val="28"/>
    </w:rPr>
  </w:style>
  <w:style w:type="paragraph" w:styleId="20">
    <w:name w:val="toc 2"/>
    <w:basedOn w:val="1"/>
    <w:next w:val="1"/>
    <w:autoRedefine/>
    <w:unhideWhenUsed/>
    <w:qFormat/>
    <w:uiPriority w:val="39"/>
    <w:pPr>
      <w:spacing w:before="120" w:line="240" w:lineRule="auto"/>
      <w:ind w:firstLine="100" w:firstLineChars="100"/>
      <w:contextualSpacing/>
    </w:pPr>
    <w:rPr>
      <w:rFonts w:eastAsia="黑体" w:cs="Times New Roman"/>
      <w:szCs w:val="24"/>
    </w:rPr>
  </w:style>
  <w:style w:type="paragraph" w:styleId="21">
    <w:name w:val="Normal (Web)"/>
    <w:basedOn w:val="1"/>
    <w:semiHidden/>
    <w:unhideWhenUsed/>
    <w:qFormat/>
    <w:uiPriority w:val="99"/>
    <w:pPr>
      <w:spacing w:beforeAutospacing="1" w:afterAutospacing="1"/>
      <w:jc w:val="left"/>
    </w:pPr>
    <w:rPr>
      <w:rFonts w:cs="Times New Roman"/>
      <w:kern w:val="0"/>
    </w:rPr>
  </w:style>
  <w:style w:type="paragraph" w:styleId="22">
    <w:name w:val="annotation subject"/>
    <w:basedOn w:val="12"/>
    <w:next w:val="12"/>
    <w:link w:val="45"/>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semiHidden/>
    <w:unhideWhenUsed/>
    <w:qFormat/>
    <w:uiPriority w:val="99"/>
    <w:rPr>
      <w:color w:val="954F72" w:themeColor="followedHyperlink"/>
      <w:u w:val="single"/>
      <w14:textFill>
        <w14:solidFill>
          <w14:schemeClr w14:val="folHlink"/>
        </w14:solidFill>
      </w14:textFill>
    </w:rPr>
  </w:style>
  <w:style w:type="character" w:styleId="28">
    <w:name w:val="Hyperlink"/>
    <w:basedOn w:val="25"/>
    <w:unhideWhenUsed/>
    <w:qFormat/>
    <w:uiPriority w:val="99"/>
    <w:rPr>
      <w:color w:val="0563C1" w:themeColor="hyperlink"/>
      <w:u w:val="single"/>
      <w14:textFill>
        <w14:solidFill>
          <w14:schemeClr w14:val="hlink"/>
        </w14:solidFill>
      </w14:textFill>
    </w:rPr>
  </w:style>
  <w:style w:type="character" w:styleId="29">
    <w:name w:val="annotation reference"/>
    <w:basedOn w:val="25"/>
    <w:semiHidden/>
    <w:unhideWhenUsed/>
    <w:qFormat/>
    <w:uiPriority w:val="99"/>
    <w:rPr>
      <w:sz w:val="21"/>
      <w:szCs w:val="21"/>
    </w:rPr>
  </w:style>
  <w:style w:type="character" w:customStyle="1" w:styleId="30">
    <w:name w:val="页眉 字符"/>
    <w:basedOn w:val="25"/>
    <w:link w:val="17"/>
    <w:qFormat/>
    <w:uiPriority w:val="99"/>
    <w:rPr>
      <w:sz w:val="18"/>
      <w:szCs w:val="18"/>
    </w:rPr>
  </w:style>
  <w:style w:type="character" w:customStyle="1" w:styleId="31">
    <w:name w:val="页脚 字符"/>
    <w:basedOn w:val="25"/>
    <w:link w:val="16"/>
    <w:qFormat/>
    <w:uiPriority w:val="99"/>
    <w:rPr>
      <w:sz w:val="18"/>
      <w:szCs w:val="18"/>
    </w:rPr>
  </w:style>
  <w:style w:type="character" w:customStyle="1" w:styleId="32">
    <w:name w:val="正文文本缩进 字符"/>
    <w:basedOn w:val="25"/>
    <w:link w:val="13"/>
    <w:qFormat/>
    <w:uiPriority w:val="0"/>
    <w:rPr>
      <w:rFonts w:ascii="等线" w:hAnsi="等线" w:eastAsia="等线" w:cs="Times New Roman"/>
      <w:sz w:val="28"/>
      <w:szCs w:val="28"/>
    </w:rPr>
  </w:style>
  <w:style w:type="character" w:customStyle="1" w:styleId="33">
    <w:name w:val="标题 1 字符"/>
    <w:basedOn w:val="25"/>
    <w:link w:val="2"/>
    <w:qFormat/>
    <w:uiPriority w:val="9"/>
    <w:rPr>
      <w:rFonts w:ascii="Times New Roman" w:hAnsi="Times New Roman" w:eastAsia="黑体"/>
      <w:b/>
      <w:bCs/>
      <w:kern w:val="44"/>
      <w:sz w:val="28"/>
      <w:szCs w:val="44"/>
    </w:rPr>
  </w:style>
  <w:style w:type="table" w:customStyle="1" w:styleId="34">
    <w:name w:val="无格式表格 41"/>
    <w:basedOn w:val="23"/>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5">
    <w:name w:val="批注文字 字符"/>
    <w:basedOn w:val="25"/>
    <w:link w:val="12"/>
    <w:qFormat/>
    <w:uiPriority w:val="99"/>
  </w:style>
  <w:style w:type="paragraph" w:styleId="36">
    <w:name w:val="List Paragraph"/>
    <w:basedOn w:val="1"/>
    <w:qFormat/>
    <w:uiPriority w:val="34"/>
    <w:pPr>
      <w:ind w:firstLine="420"/>
    </w:pPr>
  </w:style>
  <w:style w:type="character" w:customStyle="1" w:styleId="37">
    <w:name w:val="标题 2 字符"/>
    <w:basedOn w:val="25"/>
    <w:link w:val="3"/>
    <w:qFormat/>
    <w:uiPriority w:val="9"/>
    <w:rPr>
      <w:rFonts w:ascii="Times New Roman" w:hAnsi="Times New Roman" w:eastAsia="黑体" w:cs="Times New Roman"/>
      <w:bCs/>
      <w:sz w:val="24"/>
      <w:szCs w:val="24"/>
    </w:rPr>
  </w:style>
  <w:style w:type="character" w:customStyle="1" w:styleId="38">
    <w:name w:val="标题 3 字符"/>
    <w:basedOn w:val="25"/>
    <w:link w:val="4"/>
    <w:qFormat/>
    <w:uiPriority w:val="9"/>
    <w:rPr>
      <w:rFonts w:ascii="Times New Roman" w:hAnsi="Times New Roman" w:eastAsia="黑体" w:cs="Times New Roman"/>
      <w:sz w:val="24"/>
      <w:szCs w:val="24"/>
    </w:rPr>
  </w:style>
  <w:style w:type="character" w:customStyle="1" w:styleId="39">
    <w:name w:val="标题 4 字符"/>
    <w:basedOn w:val="25"/>
    <w:link w:val="5"/>
    <w:qFormat/>
    <w:uiPriority w:val="9"/>
    <w:rPr>
      <w:rFonts w:ascii="Times New Roman" w:hAnsi="Times New Roman" w:eastAsia="黑体" w:cs="Times New Roman"/>
      <w:sz w:val="24"/>
      <w:szCs w:val="24"/>
    </w:rPr>
  </w:style>
  <w:style w:type="character" w:customStyle="1" w:styleId="40">
    <w:name w:val="标题 5 字符"/>
    <w:basedOn w:val="25"/>
    <w:link w:val="6"/>
    <w:semiHidden/>
    <w:qFormat/>
    <w:uiPriority w:val="9"/>
    <w:rPr>
      <w:b/>
      <w:bCs/>
      <w:sz w:val="28"/>
      <w:szCs w:val="28"/>
    </w:rPr>
  </w:style>
  <w:style w:type="character" w:customStyle="1" w:styleId="41">
    <w:name w:val="标题 6 字符"/>
    <w:basedOn w:val="25"/>
    <w:link w:val="7"/>
    <w:semiHidden/>
    <w:qFormat/>
    <w:uiPriority w:val="9"/>
    <w:rPr>
      <w:rFonts w:asciiTheme="majorHAnsi" w:hAnsiTheme="majorHAnsi" w:eastAsiaTheme="majorEastAsia" w:cstheme="majorBidi"/>
      <w:b/>
      <w:bCs/>
      <w:sz w:val="24"/>
      <w:szCs w:val="24"/>
    </w:rPr>
  </w:style>
  <w:style w:type="character" w:customStyle="1" w:styleId="42">
    <w:name w:val="标题 7 字符"/>
    <w:basedOn w:val="25"/>
    <w:link w:val="8"/>
    <w:semiHidden/>
    <w:qFormat/>
    <w:uiPriority w:val="9"/>
    <w:rPr>
      <w:b/>
      <w:bCs/>
      <w:sz w:val="24"/>
      <w:szCs w:val="24"/>
    </w:rPr>
  </w:style>
  <w:style w:type="character" w:customStyle="1" w:styleId="43">
    <w:name w:val="标题 8 字符"/>
    <w:basedOn w:val="25"/>
    <w:link w:val="9"/>
    <w:semiHidden/>
    <w:qFormat/>
    <w:uiPriority w:val="9"/>
    <w:rPr>
      <w:rFonts w:asciiTheme="majorHAnsi" w:hAnsiTheme="majorHAnsi" w:eastAsiaTheme="majorEastAsia" w:cstheme="majorBidi"/>
      <w:sz w:val="24"/>
      <w:szCs w:val="24"/>
    </w:rPr>
  </w:style>
  <w:style w:type="character" w:customStyle="1" w:styleId="44">
    <w:name w:val="标题 9 字符"/>
    <w:basedOn w:val="25"/>
    <w:link w:val="10"/>
    <w:semiHidden/>
    <w:qFormat/>
    <w:uiPriority w:val="9"/>
    <w:rPr>
      <w:rFonts w:asciiTheme="majorHAnsi" w:hAnsiTheme="majorHAnsi" w:eastAsiaTheme="majorEastAsia" w:cstheme="majorBidi"/>
      <w:szCs w:val="21"/>
    </w:rPr>
  </w:style>
  <w:style w:type="character" w:customStyle="1" w:styleId="45">
    <w:name w:val="批注主题 字符"/>
    <w:basedOn w:val="35"/>
    <w:link w:val="22"/>
    <w:semiHidden/>
    <w:qFormat/>
    <w:uiPriority w:val="99"/>
    <w:rPr>
      <w:b/>
      <w:bCs/>
    </w:rPr>
  </w:style>
  <w:style w:type="paragraph" w:customStyle="1" w:styleId="46">
    <w:name w:val="pf0"/>
    <w:basedOn w:val="1"/>
    <w:qFormat/>
    <w:uiPriority w:val="0"/>
    <w:pPr>
      <w:widowControl/>
      <w:spacing w:before="100" w:beforeAutospacing="1" w:after="100" w:afterAutospacing="1"/>
      <w:jc w:val="left"/>
    </w:pPr>
    <w:rPr>
      <w:rFonts w:ascii="宋体" w:hAnsi="宋体" w:cs="宋体"/>
      <w:kern w:val="0"/>
      <w:szCs w:val="24"/>
    </w:rPr>
  </w:style>
  <w:style w:type="character" w:customStyle="1" w:styleId="47">
    <w:name w:val="cf01"/>
    <w:basedOn w:val="25"/>
    <w:qFormat/>
    <w:uiPriority w:val="0"/>
    <w:rPr>
      <w:rFonts w:hint="eastAsia" w:ascii="Microsoft YaHei UI" w:hAnsi="Microsoft YaHei UI" w:eastAsia="Microsoft YaHei UI"/>
      <w:sz w:val="18"/>
      <w:szCs w:val="18"/>
    </w:rPr>
  </w:style>
  <w:style w:type="character" w:customStyle="1" w:styleId="48">
    <w:name w:val="cf11"/>
    <w:basedOn w:val="25"/>
    <w:qFormat/>
    <w:uiPriority w:val="0"/>
    <w:rPr>
      <w:rFonts w:hint="eastAsia" w:ascii="Microsoft YaHei UI" w:hAnsi="Microsoft YaHei UI" w:eastAsia="Microsoft YaHei UI"/>
      <w:sz w:val="18"/>
      <w:szCs w:val="18"/>
    </w:rPr>
  </w:style>
  <w:style w:type="character" w:customStyle="1" w:styleId="49">
    <w:name w:val="cf21"/>
    <w:basedOn w:val="25"/>
    <w:qFormat/>
    <w:uiPriority w:val="0"/>
    <w:rPr>
      <w:rFonts w:hint="eastAsia" w:ascii="Microsoft YaHei UI" w:hAnsi="Microsoft YaHei UI" w:eastAsia="Microsoft YaHei UI"/>
      <w:b/>
      <w:bCs/>
      <w:sz w:val="18"/>
      <w:szCs w:val="18"/>
    </w:rPr>
  </w:style>
  <w:style w:type="paragraph" w:customStyle="1" w:styleId="50">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styleId="51">
    <w:name w:val="No Spacing"/>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character" w:customStyle="1" w:styleId="52">
    <w:name w:val="批注框文本 字符"/>
    <w:basedOn w:val="25"/>
    <w:link w:val="15"/>
    <w:semiHidden/>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microsoft.com/office/2011/relationships/people" Target="people.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jpeg"/><Relationship Id="rId50" Type="http://schemas.openxmlformats.org/officeDocument/2006/relationships/image" Target="media/image17.png"/><Relationship Id="rId5" Type="http://schemas.openxmlformats.org/officeDocument/2006/relationships/header" Target="header1.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jpeg"/><Relationship Id="rId4" Type="http://schemas.openxmlformats.org/officeDocument/2006/relationships/endnotes" Target="endnotes.xml"/><Relationship Id="rId39" Type="http://schemas.openxmlformats.org/officeDocument/2006/relationships/image" Target="media/image6.png"/><Relationship Id="rId38"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1.png"/><Relationship Id="rId33" Type="http://schemas.openxmlformats.org/officeDocument/2006/relationships/theme" Target="theme/theme1.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334E55B0-647D-440b-865C-3EC943EB4CBC-1">
      <extobjdata type="334E55B0-647D-440b-865C-3EC943EB4CBC" data="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"/>
    </extobj>
    <extobj name="334E55B0-647D-440b-865C-3EC943EB4CBC-2">
      <extobjdata type="334E55B0-647D-440b-865C-3EC943EB4CBC" data="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"/>
    </extobj>
    <extobj name="334E55B0-647D-440b-865C-3EC943EB4CBC-3">
      <extobjdata type="334E55B0-647D-440b-865C-3EC943EB4CBC" data="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"/>
    </extobj>
    <extobj name="334E55B0-647D-440b-865C-3EC943EB4CBC-4">
      <extobjdata type="334E55B0-647D-440b-865C-3EC943EB4CBC" data="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57</Pages>
  <Words>10228</Words>
  <Characters>15017</Characters>
  <Lines>190</Lines>
  <Paragraphs>53</Paragraphs>
  <TotalTime>50</TotalTime>
  <ScaleCrop>false</ScaleCrop>
  <LinksUpToDate>false</LinksUpToDate>
  <CharactersWithSpaces>16349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2023-04-17T21:37:00Z</dcterms:created>
  <dc:creator>赖 心华</dc:creator>
  <cp:lastModifiedBy>fairytaleee</cp:lastModifiedBy>
  <cp:lastPrinted>2023-04-20T19:06:00Z</cp:lastPrinted>
  <dcterms:modified xsi:type="dcterms:W3CDTF">2026-04-16T12:42:13Z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eyJoZGlkIjoiYTQ1OWQ5ZjM2ODM4MjQ3NDc1MjRlYTMxODRjYTVkMTkiLCJ1c2VySWQiOiI2MTAwNTgxODgifQ==</vt:lpwstr>
  </property>
  <property fmtid="{D5CDD505-2E9C-101B-9397-08002B2CF9AE}" pid="3" name="KSOProductBuildVer">
    <vt:lpwstr>2052-12.1.0.25225</vt:lpwstr>
  </property>
  <property fmtid="{D5CDD505-2E9C-101B-9397-08002B2CF9AE}" pid="4" name="ICV">
    <vt:lpwstr>DDF42D3F1C975CB54C73DF69B867ED9B_43</vt:lpwstr>
  </property>
</Properties>
</file>